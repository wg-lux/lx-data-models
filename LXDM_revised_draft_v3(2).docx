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46FC0" w14:textId="77777777" w:rsidR="007A546C" w:rsidRDefault="00000000">
      <w:pPr>
        <w:pStyle w:val="FirstParagraph"/>
      </w:pPr>
      <w:r>
        <w:rPr>
          <w:b/>
          <w:bCs/>
        </w:rPr>
        <w:t>Standardizing Upper Gastrointestinal Endoscopy Data at Entry: An Open-Source Model Based on ESGE STAR Recommendations</w:t>
      </w:r>
    </w:p>
    <w:p w14:paraId="421821E1" w14:textId="77777777" w:rsidR="007A546C" w:rsidRDefault="00000000">
      <w:pPr>
        <w:pStyle w:val="Textkrper"/>
      </w:pPr>
      <w:r>
        <w:t>Authors: Thomas J. Lux</w:t>
      </w:r>
      <w:r>
        <w:rPr>
          <w:vertAlign w:val="superscript"/>
        </w:rPr>
        <w:t>1</w:t>
      </w:r>
      <w:r>
        <w:t>*, Peter Kowalczyk</w:t>
      </w:r>
      <w:r>
        <w:rPr>
          <w:vertAlign w:val="superscript"/>
        </w:rPr>
        <w:t>1</w:t>
      </w:r>
      <w:r>
        <w:t>, Max Hild</w:t>
      </w:r>
      <w:r>
        <w:rPr>
          <w:vertAlign w:val="superscript"/>
        </w:rPr>
        <w:t>1</w:t>
      </w:r>
      <w:r>
        <w:t>, Alexander Meining</w:t>
      </w:r>
      <w:r>
        <w:rPr>
          <w:vertAlign w:val="superscript"/>
        </w:rPr>
        <w:t>1</w:t>
      </w:r>
    </w:p>
    <w:p w14:paraId="7F6F2213" w14:textId="77777777" w:rsidR="007A546C" w:rsidRDefault="00000000">
      <w:pPr>
        <w:pStyle w:val="Textkrper"/>
      </w:pPr>
      <w:r>
        <w:t>1: University Hospital Würzburg, Internal Medicine II, Gastroenterology</w:t>
      </w:r>
      <w:r>
        <w:br/>
        <w:t>*: corresponding author</w:t>
      </w:r>
    </w:p>
    <w:p w14:paraId="6AC39634" w14:textId="77777777" w:rsidR="007A546C" w:rsidRDefault="00000000">
      <w:pPr>
        <w:pStyle w:val="Textkrper"/>
      </w:pPr>
      <w:r>
        <w:rPr>
          <w:b/>
          <w:bCs/>
        </w:rPr>
        <w:t>Corresponding Author:</w:t>
      </w:r>
      <w:r>
        <w:t xml:space="preserve"> Dr. med. M. Sc. Thomas J. Lux</w:t>
      </w:r>
    </w:p>
    <w:p w14:paraId="1676F302" w14:textId="77777777" w:rsidR="007A546C" w:rsidRDefault="00000000">
      <w:pPr>
        <w:pStyle w:val="Textkrper"/>
      </w:pPr>
      <w:r>
        <w:t>University Hospital Würzburg, Internal Medicine II, Gastroenterology</w:t>
      </w:r>
      <w:r>
        <w:br/>
        <w:t>Oberdürrbacher Str. 6, 97080 Würzburg, Germany</w:t>
      </w:r>
      <w:r>
        <w:br/>
        <w:t>Phone: +49 931 201-40247</w:t>
      </w:r>
      <w:r>
        <w:br/>
        <w:t xml:space="preserve">Mail: </w:t>
      </w:r>
      <w:hyperlink r:id="rId7">
        <w:r w:rsidR="007A546C">
          <w:rPr>
            <w:rStyle w:val="Hyperlink"/>
          </w:rPr>
          <w:t>lux_t1@ukw.de</w:t>
        </w:r>
      </w:hyperlink>
      <w:r>
        <w:br/>
        <w:t>Fax: +49 931 201 640201</w:t>
      </w:r>
    </w:p>
    <w:p w14:paraId="125E9000" w14:textId="77777777" w:rsidR="007A546C" w:rsidRDefault="00000000">
      <w:pPr>
        <w:pStyle w:val="Textkrper"/>
      </w:pPr>
      <w:r>
        <w:rPr>
          <w:b/>
          <w:bCs/>
          <w:highlight w:val="yellow"/>
        </w:rPr>
        <w:t>Keywords</w:t>
      </w:r>
      <w:r>
        <w:rPr>
          <w:highlight w:val="yellow"/>
        </w:rPr>
        <w:t>: standardization, standardized terminology, quality improvement, endoscopy, Health Information Interoperability</w:t>
      </w:r>
    </w:p>
    <w:p w14:paraId="27864514" w14:textId="77777777" w:rsidR="007A546C" w:rsidRDefault="00000000">
      <w:pPr>
        <w:pStyle w:val="berschrift1"/>
      </w:pPr>
      <w:bookmarkStart w:id="0" w:name="structured-abstract"/>
      <w:r>
        <w:t>Structured Abstract</w:t>
      </w:r>
    </w:p>
    <w:p w14:paraId="449C4540" w14:textId="77777777" w:rsidR="007A546C" w:rsidRDefault="00000000" w:rsidP="00896E39">
      <w:pPr>
        <w:pStyle w:val="FirstParagraph"/>
        <w:jc w:val="both"/>
      </w:pPr>
      <w:r>
        <w:rPr>
          <w:b/>
          <w:bCs/>
        </w:rPr>
        <w:t>Background:</w:t>
      </w:r>
      <w:r>
        <w:t xml:space="preserve"> Reuse of clinical data for quality assurance, research, and artificial intelligence (AI) depends on data consistency and interpretability. Despite widespread standards (HL7-FHIR, DICOM, SNOMED CT), clinical systems often rely on heterogeneous internal representations; existing standards support exchange and encoding but do not define how data should be structured at entry.</w:t>
      </w:r>
    </w:p>
    <w:p w14:paraId="08B75C3A" w14:textId="77777777" w:rsidR="007A546C" w:rsidRDefault="00000000" w:rsidP="00896E39">
      <w:pPr>
        <w:pStyle w:val="Textkrper"/>
        <w:jc w:val="both"/>
      </w:pPr>
      <w:r>
        <w:rPr>
          <w:b/>
          <w:bCs/>
        </w:rPr>
        <w:t>Objectives:</w:t>
      </w:r>
      <w:r>
        <w:t xml:space="preserve"> We aimed to develop a domain-agnostic framework for medical knowledge modelling using a strongly typed data model and a configurable, versioned </w:t>
      </w:r>
      <w:r>
        <w:rPr>
          <w:i/>
          <w:iCs/>
        </w:rPr>
        <w:t>KnowledgeBase</w:t>
      </w:r>
      <w:r>
        <w:t>, interoperable with FHIR/openEHR as downstream targets.</w:t>
      </w:r>
    </w:p>
    <w:p w14:paraId="2E22D09F" w14:textId="56B15457" w:rsidR="007A546C" w:rsidRDefault="00000000" w:rsidP="00896E39">
      <w:pPr>
        <w:pStyle w:val="Textkrper"/>
        <w:jc w:val="both"/>
      </w:pPr>
      <w:r>
        <w:rPr>
          <w:b/>
          <w:bCs/>
        </w:rPr>
        <w:t>Methods:</w:t>
      </w:r>
      <w:r>
        <w:t xml:space="preserve"> Using upper gastrointestinal endoscopy as a reference application, we operationalized the ESGE STAR recommendations into an entry-validated </w:t>
      </w:r>
      <w:r>
        <w:rPr>
          <w:i/>
          <w:iCs/>
        </w:rPr>
        <w:t>KnowledgeBase</w:t>
      </w:r>
      <w:r>
        <w:t xml:space="preserve"> (Pydantic, Django; GitHub/PyPI), and audited an independently authored terminology, MST 3.0, against its official source tables to assess </w:t>
      </w:r>
      <w:r w:rsidR="00896E39">
        <w:t>applicability to gastrointestinal endoscopy in general</w:t>
      </w:r>
      <w:r>
        <w:t>.</w:t>
      </w:r>
    </w:p>
    <w:p w14:paraId="44ED05EE" w14:textId="1B2919E5" w:rsidR="007A546C" w:rsidRDefault="00000000" w:rsidP="00896E39">
      <w:pPr>
        <w:pStyle w:val="Textkrper"/>
        <w:jc w:val="both"/>
      </w:pPr>
      <w:r>
        <w:rPr>
          <w:b/>
          <w:bCs/>
        </w:rPr>
        <w:t>Results:</w:t>
      </w:r>
      <w:r>
        <w:t xml:space="preserve"> Datasets are created, validated, stored, and exchanged as structured files and SQL objects, each carrying the </w:t>
      </w:r>
      <w:r>
        <w:rPr>
          <w:i/>
          <w:iCs/>
        </w:rPr>
        <w:t>KnowledgeBase</w:t>
      </w:r>
      <w:r>
        <w:t xml:space="preserve"> used to interpret it. The STAR-derived </w:t>
      </w:r>
      <w:r>
        <w:rPr>
          <w:i/>
          <w:iCs/>
        </w:rPr>
        <w:t>KnowledgeBase</w:t>
      </w:r>
      <w:r>
        <w:t xml:space="preserve"> </w:t>
      </w:r>
      <w:r w:rsidR="00896E39">
        <w:t xml:space="preserve">for gastroscopy reports </w:t>
      </w:r>
      <w:r>
        <w:t xml:space="preserve">comprises 22 findings, 21 classifications, and 71 classification choices; the audited MST 3.0 </w:t>
      </w:r>
      <w:r>
        <w:rPr>
          <w:i/>
          <w:iCs/>
        </w:rPr>
        <w:t>KnowledgeBase</w:t>
      </w:r>
      <w:r>
        <w:t xml:space="preserve"> comprises 357 findings, 40 classifications, and 290 classification choices across five procedure types, with full referential integrity confirmed. Screening 206 PubMed-indexed endoscopy data-sharing records showed only 0.5% </w:t>
      </w:r>
      <w:r w:rsidR="00896E39">
        <w:t>with</w:t>
      </w:r>
      <w:r>
        <w:t xml:space="preserve"> a FHIR/openEHR-structured representation. A runnable demonstration shows versioned </w:t>
      </w:r>
      <w:r>
        <w:rPr>
          <w:i/>
          <w:iCs/>
        </w:rPr>
        <w:t>KnowledgeBaseConfig</w:t>
      </w:r>
      <w:r>
        <w:t xml:space="preserve"> modules applying different guideline-specific size categories to the same measurement without altering how it was recorded.</w:t>
      </w:r>
    </w:p>
    <w:p w14:paraId="13360701" w14:textId="526FF8C0" w:rsidR="007A546C" w:rsidRDefault="00000000" w:rsidP="00896E39">
      <w:pPr>
        <w:pStyle w:val="Textkrper"/>
        <w:jc w:val="both"/>
      </w:pPr>
      <w:r>
        <w:rPr>
          <w:b/>
          <w:bCs/>
        </w:rPr>
        <w:lastRenderedPageBreak/>
        <w:t>Conclusions:</w:t>
      </w:r>
      <w:r>
        <w:t xml:space="preserve"> The proposed open-source framework shifts data quality assurance from retrospective curation to prospective, entry-time enforcement, and generalizes across two independently governed </w:t>
      </w:r>
      <w:r w:rsidR="00896E39">
        <w:t>examples</w:t>
      </w:r>
      <w:r>
        <w:t>, providing an extensible foundation for AI-ready clinical data upstream of, and interoperable with, FHIR and openEHR.</w:t>
      </w:r>
    </w:p>
    <w:p w14:paraId="32A36C38" w14:textId="77777777" w:rsidR="007A546C" w:rsidRDefault="00000000">
      <w:pPr>
        <w:pStyle w:val="berschrift1"/>
      </w:pPr>
      <w:bookmarkStart w:id="1" w:name="introduction"/>
      <w:bookmarkEnd w:id="0"/>
      <w:r>
        <w:t>1. Introduction</w:t>
      </w:r>
    </w:p>
    <w:p w14:paraId="61F27AD1" w14:textId="66CF6D21" w:rsidR="007A546C" w:rsidRDefault="17992D5A" w:rsidP="00896E39">
      <w:pPr>
        <w:pStyle w:val="FirstParagraph"/>
        <w:jc w:val="both"/>
      </w:pPr>
      <w:r>
        <w:t>Endoscopy reports are essential for clinical communication, decision-making, longitudinal follow-up, and quality assurance (Esposito et al., 2025). Beyond direct patient care, information generated during endoscopic procedures is increasingly reused for registries, benchmarking, clinical research, and the development and evaluation of artificial intelligence systems</w:t>
      </w:r>
      <w:r w:rsidR="004B5850">
        <w:fldChar w:fldCharType="begin"/>
      </w:r>
      <w:r w:rsidR="004B5850">
        <w:instrText xml:space="preserve"> ADDIN ZOTERO_ITEM CSL_CITATION {"citationID":"JnrYrECp","properties":{"unsorted":false,"formattedCitation":"\\super 1\\uc0\\u8211{}3\\nosupersub{}","plainCitation":"1–3","noteIndex":0},"citationItems":[{"id":261,"uris":["http://zotero.org/groups/6066433/items/V4MQDLYF"],"itemData":{"id":261,"type":"article-journal","abstract":"Objective: To perform a review of recent research in clinical data reuse or secondary use, and envision future advances in this field.Methods: The review is based on a large literature search in MEDLINE (through PubMed), conference proceedings, and the ACM Digital Library, focusing only on research published between 2005 and early 2016. Each selected publication was reviewed by the authors, and a structured analysis and summarization of its content was developed.Results: The initial search produced 359 publications, reduced after a manual examination of abstracts and full publications. The following aspects of clinical data reuse are discussed: motivations and challenges, privacy and ethical concerns, data integration and interoperability, data models and terminologies, unstructured data reuse, structured data mining, clinical practice and research integration, and examples of clinical data reuse (quality measurement and learning healthcare systems).Conclusion: Reuse of clinical data is a fast-growing field recognized as essential to realize the potentials for high quality healthcare, improved healthcare management, reduced healthcare costs, population health management, and effective clinical research.","citation-key":"meystreClinicalDataReuse2017","container-title":"Yearbook of Medical Informatics","DOI":"10.15265/IY-2017-007","ISSN":"0943-4747","issue":"01","journalAbbreviation":"Yearb Med Inform","language":"EN","page":"38-52","publisher":"Georg Thieme Verlag KG","title":"Clinical Data Reuse or Secondary Use: Current Status and Potential Future Progress","volume":"26","author":[{"family":"Meystre","given":"S. M.; Lovis","suffix":"C.; Bürkle, T.; Tognola, G.; Budrionis, A.; Lehmann, C. U."}],"issued":{"date-parts":[["2017",9,11]]}}},{"id":260,"uris":["http://zotero.org/groups/6066433/items/UQWDH295"],"itemData":{"id":260,"type":"article-journal","abstract":"Secondary use of health data applies personal health information (PHI) for uses outside of direct health care delivery. It includes such activities as analysis, research, quality and safety measurement, public health, payment, provider certification or accreditation, marketing, and other business applications, including strictly commercial activities. Secondary use of health data can enhance health care experiences for individuals, expand knowledge about disease and appropriate treatments, strengthen understanding about effectiveness and efficiency of health care systems, support public health and security goals, and aid businesses in meeting customers' needs. Yet, complex ethical, political, technical, and social issues surround the secondary use of health data. While not new, these issues play increasingly critical and complex roles given current public and private sector activities not only expanding health data volume, but also improving access to data. Lack of coherent policies and standard “good practices” for secondary use of health data impedes efforts to strengthen the U.S. health care system. The nation requires a framework for the secondary use of health data with a robust infrastructure of policies, standards, and best practices. Such a framework can guide and facilitate widespread collection, storage, aggregation, linkage, and transmission of health data. The framework will provide appropriate protections for legitimate secondary use.","citation-key":"safranNationalFrameworkSecondary2007","container-title":"Journal of the American Medical Informatics Association","DOI":"10.1197/jamia.M2273","ISSN":"1067-5027","issue":"1","journalAbbreviation":"Journal of the American Medical Informatics Association","page":"1-9","title":"Toward a National Framework for the Secondary Use of Health Data: An American Medical Informatics Association White Paper","volume":"14","author":[{"family":"Safran","given":"Charles"},{"family":"Bloomrosen","given":"Meryl"},{"family":"Hammond","given":"W. Edward"},{"family":"Labkoff","given":"Steven"},{"family":"Markel-Fox","given":"Suzanne"},{"family":"Tang","given":"Paul C."},{"family":"Detmer","given":"Don E."}],"issued":{"date-parts":[["2007",1,1]]}}},{"id":538,"uris":["http://zotero.org/users/17571933/items/K5SY8CT8"],"itemData":{"id":538,"type":"article-journal","abstract":"This ESGE Position Statement defines the expected value of artificial intelligence (AI) for the diagnosis and management of gastrointestinal neoplasia within the framework of the performance measures already defined by ESGE. This is based on the clinical relevance of the expected task and the preliminary evidence regarding artificial intelligence in artificial or clinical settings.\n\n  Main recommendations: (1) For acceptance of AI in assessment of completeness of upper GI endoscopy, the adequate level of mucosal inspection with AI should be comparable to that assessed by experienced endoscopists. (2) For acceptance of AI in assessment of completeness of upper GI endoscopy, automated recognition and photodocumentation of relevant anatomical landmarks should be obtained in ≥90% of the procedures. (3) For acceptance of AI in the detection of Barrett’s high grade intraepithelial neoplasia or cancer, the AI-assisted detection rate for suspicious lesions for targeted biopsies should be comparable to that of experienced endoscopists with or without advanced imaging techniques. (4) For acceptance of AI in the management of Barrett’s neoplasia, AI-assisted selection of lesions amenable to endoscopic resection should be comparable to that of experienced endoscopists. (5) For acceptance of AI in the diagnosis of gastric precancerous conditions, AI-assisted diagnosis of atrophy and intestinal metaplasia should be comparable to that provided by the established biopsy protocol, including the estimation of extent, and consequent allocation to the correct endoscopic surveillance interval. (6) For acceptance of artificial intelligence for automated lesion detection in small-bowel capsule endoscopy (SBCE), the performance of AI-assisted reading should be comparable to that of experienced endoscopists for lesion detection, without increasing but possibly reducing the reading time of the operator. (7) For acceptance of AI in the detection of colorectal polyps, the AI-assisted adenoma detection rate should be comparable to that of experienced endoscopists. (8) For acceptance of AI optical diagnosis (computer-aided diagnosis [CADx]) of diminutive polyps (≤5 mm), AI-assisted characterization should match performance standards for implementing resect-and-discard and diagnose-and-leave strategies. (9) For acceptance of AI in the management of polyps ≥ 6 mm, AI-assisted characterization should be comparable to that of experienced endoscopists in selecting lesions amenable to endoscopic resection.","citation-key":"messmannExpectedValueArtificial2022","container-title":"Endoscopy","DOI":"10.1055/a-1950-5694","ISSN":"0013-726X, 1438-8812","issue":"12","journalAbbreviation":"Endoscopy","language":"en","license":"Georg Thieme Verlag KG Rüdigerstraße 14, 70469 Stuttgart, Germany","page":"1211-1231","publisher":"Georg Thieme Verlag KG","source":"www.thieme-connect.com","title":"Expected value of artificial intelligence in gastrointestinal endoscopy: European Society of Gastrointestinal Endoscopy (ESGE) Position Statement","title-short":"Expected value of artificial intelligence in gastrointestinal endoscopy","volume":"54","author":[{"family":"Messmann","given":"Helmut"},{"family":"Bisschops","given":"Raf"},{"family":"Antonelli","given":"Giulio"},{"family":"Libânio","given":"Diogo"},{"family":"Sinonquel","given":"Pieter"},{"family":"Abdelrahim","given":"Mohamed"},{"family":"Ahmad","given":"Omer F."},{"family":"Areia","given":"Miguel"},{"family":"Bergman","given":"Jacques J. G. H. M."},{"family":"Bhandari","given":"Pradeep"},{"family":"Boskoski","given":"Ivo"},{"family":"Dekker","given":"Evelien"},{"family":"Domagk","given":"Dirk"},{"family":"Ebigbo","given":"Alanna"},{"family":"Eelbode","given":"Tom"},{"family":"Eliakim","given":"Rami"},{"family":"Häfner","given":"Michael"},{"family":"Haidry","given":"Rehan J."},{"family":"Jover","given":"Rodrigo"},{"family":"Kaminski","given":"Michal F."},{"family":"Kuvaev","given":"Roman"},{"family":"Mori","given":"Yuichi"},{"family":"Palazzo","given":"Maxime"},{"family":"Repici","given":"Alessandro"},{"family":"Rondonotti","given":"Emanuele"},{"family":"Rutter","given":"Matthew D."},{"family":"Saito","given":"Yutaka"},{"family":"Sharma","given":"Prateek"},{"family":"Spada","given":"Cristiano"},{"family":"Spadaccini","given":"Marco"},{"family":"Veitch","given":"Andrew"},{"family":"Gralnek","given":"Ian M."},{"family":"Hassan","given":"Cesare"},{"family":"Dinis-Ribeiro","given":"Mario"}],"issued":{"date-parts":[["2022",12]]}}}],"schema":"https://github.com/citation-style-language/schema/raw/master/csl-citation.json"} </w:instrText>
      </w:r>
      <w:r w:rsidR="004B5850">
        <w:fldChar w:fldCharType="separate"/>
      </w:r>
      <w:r w:rsidR="004B5850" w:rsidRPr="004B5850">
        <w:rPr>
          <w:rFonts w:ascii="Cambria" w:hAnsi="Cambria" w:cs="Times New Roman"/>
          <w:vertAlign w:val="superscript"/>
        </w:rPr>
        <w:t>1–3</w:t>
      </w:r>
      <w:r w:rsidR="004B5850">
        <w:fldChar w:fldCharType="end"/>
      </w:r>
      <w:r>
        <w:t>. These applications depend on procedure-related information, findings, classifications, measurements, interventions, and complications being documented completely, consistently, and in a comparable structure</w:t>
      </w:r>
      <w:r w:rsidR="004B5850">
        <w:fldChar w:fldCharType="begin"/>
      </w:r>
      <w:r w:rsidR="004B5850">
        <w:instrText xml:space="preserve"> ADDIN ZOTERO_ITEM CSL_CITATION {"citationID":"hefY1YfH","properties":{"unsorted":false,"formattedCitation":"\\super 4\\nosupersub{}","plainCitation":"4","noteIndex":0},"citationItems":[{"id":62,"uris":["http://zotero.org/groups/6066433/items/K98BBMUP"],"itemData":{"id":62,"type":"article-journal","abstract":"Upper gastrointestinal (UGI) endoscopy is the mainstay for the diagnosis and staging of precancerous and cancerous conditions of the esophagus, stomach, and duodenum. Despite development of several validated classifications for UGI diseases, endoscopy reports differ between endoscopists and endoscopy departments. This document proposes a standardized high quality UGI endoscopy report, including preprocedural, periprocedural, endoscopic findings, and postprocedural information. Preprocedural details should comprise data on the patient, exam, use of antithrombotic drugs, fasting, and premedication. Periprocedural information should report on medications administered, endoscope used, and the mucosal cleanliness assessment. Endoscopic findings should describe the esophagus, stomach, and duodenum, with any observed abnormalities reported using the most commonly employed classification (provided in the document). Postprocedural details should include data on biopsies and vials, pictures taken during the procedure, and the exam duration. A suggestion for a normal findings report is provided. Standardized reporting could enhance the quality of UGI endoscopy.","citation-key":"espositoSTAndardizationReportsSTAR2025a","container-title":"Endoscopy","DOI":"10.1055/a-2652-8941","ISSN":"0013-726X, 1438-8812","issue":"11","journalAbbreviation":"Endoscopy","language":"en","license":"Georg Thieme Verlag KG Oswald-Hesse-Straße 50, 70469 Stuttgart, Germany","page":"1298-1308","publisher":"Georg Thieme Verlag KG","source":"www.thieme-connect.com","title":"STAndardization of Reports (the STAR project) Upper gastrointestinal endoscopy: European Society of Gastrointestinal Endoscopy (ESGE) Quality Improvement Initiative","title-short":"STAndardization of Reports (the STAR project) Upper gastrointestinal endoscopy","volume":"57","author":[{"family":"Esposito","given":"Gianluca"},{"family":"Areia","given":"Miguel"},{"family":"Ching","given":"Hey-Long"},{"family":"Afify","given":"Shimaa"},{"family":"Guillena","given":"Pedro G. Delgado"},{"family":"López","given":"Raúl Honrubia"},{"family":"Leclercq","given":"Philippe"},{"family":"Monged","given":"Ashraf"},{"family":"Panarese","given":"Alba"},{"family":"Oliveira","given":"Lix A. Reis De"},{"family":"Romańczyk","given":"Marcin"},{"family":"Ballesteros","given":"Eduardo J. Ruiz"},{"family":"Uchima","given":"Hugo I."},{"family":"Zessner-Spitzenberg","given":"Jasmin"},{"family":"Eross","given":"Balint"},{"family":"Hopper","given":"Andrew"},{"family":"Lux","given":"Thomas"},{"family":"McGettigan","given":"Neasa"},{"family":"Oguntoye","given":"Oluwatosin O."},{"family":"Tai","given":"Foong Way David"},{"family":"Gralnek","given":"Ian M."},{"family":"Hassan","given":"Cesare"},{"family":"Bisschops","given":"Raf"},{"family":"Ferlitsch","given":"Monika"},{"family":"Panel","given":"External","dropping-particle":"voting"}],"issued":{"date-parts":[["2025",8]]}}}],"schema":"https://github.com/citation-style-language/schema/raw/master/csl-citation.json"} </w:instrText>
      </w:r>
      <w:r w:rsidR="004B5850">
        <w:fldChar w:fldCharType="separate"/>
      </w:r>
      <w:r w:rsidR="004B5850" w:rsidRPr="004B5850">
        <w:rPr>
          <w:rFonts w:ascii="Cambria" w:hAnsi="Cambria" w:cs="Times New Roman"/>
          <w:vertAlign w:val="superscript"/>
        </w:rPr>
        <w:t>4</w:t>
      </w:r>
      <w:r w:rsidR="004B5850">
        <w:fldChar w:fldCharType="end"/>
      </w:r>
      <w:r>
        <w:t>. In routine practice, however, endoscopy documentation may combine mandatory and optional fields, locally defined categories, and narrative text, resulting in heterogeneous representations across endoscopists, institutions,</w:t>
      </w:r>
      <w:r w:rsidR="004B5850">
        <w:t xml:space="preserve"> countries</w:t>
      </w:r>
      <w:r>
        <w:t xml:space="preserve"> and reporting systems</w:t>
      </w:r>
      <w:r w:rsidR="004B5850">
        <w:fldChar w:fldCharType="begin"/>
      </w:r>
      <w:r w:rsidR="004B5850">
        <w:instrText xml:space="preserve"> ADDIN ZOTERO_ITEM CSL_CITATION {"citationID":"Pqnj2Vat","properties":{"unsorted":false,"formattedCitation":"\\super 5\\nosupersub{}","plainCitation":"5","noteIndex":0},"citationItems":[{"id":540,"uris":["http://zotero.org/users/17571933/items/MHLX5JQC"],"itemData":{"id":540,"type":"article-journal","abstract":"OBJECTIVES: The Canadian Association of Gastroenterology (CAG) recently published consensus recommendations for safety and quality indicators in digestive endoscopy. The present article focuses specifically on the identification of key elements that should be found in all electronic endoscopy reports detailing recommendations adopted by the CAG consensus group. METHODS: A committee of nine individuals steered the CAG Safety and Quality Indicators in Endoscopy Consensus Group, which had a total membership of 35 voting individuals with knowledge on the subject relating to endoscopic services. A comprehensive literature search was performed with regard to the key elements that should be found in an electronic endoscopy report. A task force reviewed all published, full-text, adult and human studies in French or English. RESULTS: Components to be entered into the standardized report include identification of procedure, timing, procedural personnel, patient demographics and history, indication(s) for procedure, comorbidities, type of bowel preparation, consent for the procedure, pre-endoscopic administration of medications, type and dose of sedation used, extent and completeness of examination, quality of bowel preparation, relevant findings and pertinent negatives, adverse events and resulting interventions, patient comfort, diagnoses, endoscopic interventions performed, details of pathology specimens, details of follow-up arrangements, appended pathology report(s) and, when available, management recommendations. Summary information should be provided to the patient or family. CONCLUSION: Continuous quality improvement should be the responsibility of every endoscopist and endoscopy facility to ensure improved patient care. Appropriate documentation of endoscopic procedures is a critical component of such activities.","citation-key":"beaulieuEndoscopyReportingStandards2013","container-title":"Canadian Journal of Gastroenterology and Hepatology","DOI":"10.1155/2013/145894","ISSN":"2291-2797","issue":"5","language":"en","license":"Copyright © 2013 Hindawi Publishing Corporation.","page":"145894","source":"Wiley Online Library","title":"Endoscopy Reporting Standards","volume":"27","author":[{"family":"Beaulieu","given":"Daphnée"},{"family":"Barkun","given":"Alan N"},{"family":"Dubé","given":"Catherine"},{"family":"Tinmouth","given":"Jill"},{"family":"Hallé","given":"Pierre"},{"family":"Martel","given":"Myriam"}],"issued":{"date-parts":[["2013"]]}}}],"schema":"https://github.com/citation-style-language/schema/raw/master/csl-citation.json"} </w:instrText>
      </w:r>
      <w:r w:rsidR="004B5850">
        <w:fldChar w:fldCharType="separate"/>
      </w:r>
      <w:r w:rsidR="004B5850" w:rsidRPr="004B5850">
        <w:rPr>
          <w:rFonts w:ascii="Cambria" w:hAnsi="Cambria" w:cs="Times New Roman"/>
          <w:vertAlign w:val="superscript"/>
        </w:rPr>
        <w:t>5</w:t>
      </w:r>
      <w:r w:rsidR="004B5850">
        <w:fldChar w:fldCharType="end"/>
      </w:r>
      <w:r>
        <w:t>. Such heterogeneity may require retrospective cleaning, interpretation, and harmonization before datasets can be analyzed or combined across institutions</w:t>
      </w:r>
      <w:r w:rsidR="004B5850">
        <w:fldChar w:fldCharType="begin"/>
      </w:r>
      <w:r w:rsidR="004B5850">
        <w:instrText xml:space="preserve"> ADDIN ZOTERO_ITEM CSL_CITATION {"citationID":"V0u0zMFb","properties":{"unsorted":false,"formattedCitation":"\\super 6\\uc0\\u8211{}8\\nosupersub{}","plainCitation":"6–8","noteIndex":0},"citationItems":[{"id":544,"uris":["http://zotero.org/users/17571933/items/GZAHIQVW"],"itemData":{"id":544,"type":"paper-conference","abstract":"Clinical free text reports from endoscopy and histology are a valuable yet underexploited source of information for supporting upper gastrointestinal (GI) cancer diagnosis. Our initial learning task was to classify procedures as cancer-positive or cancer-negative based on downstream registry-confirmed diagnoses. For this, we developed a patient-level dataset of 63,040 endoscopy reports linked with histology data and cancer registry outcomes, allowing supervised learning on real-world clinical data. We fine-tuned two transformer-based models: general-purpose BERT and domain-specific BioClinicalBERT and evaluated methods to address severe class imbalance, including random minority upsampling and class weighting. BioClinicalBERT combined with upsampling achieved the best recall (sensitivity) of 85% and reduced false negatives compared to BERT’s recall of 78%. Calibration analysis indicated that predicted probabilities were broadly reliable. We also applied SHapley Additive exPlanations (SHAP) to interpret model decisions by highlighting influential clinical terms, fostering transparency and trust. Our findings demonstrate the potential of scalable, interpretable natural language processing models to extract clinically meaningful insights from unstructured narratives, providing a foundation for future retrospective review of cancer diagnosis and clinical decision support tools.","citation-key":"misriFreeTextUpper2025a","container-title":"Proceedings of the 17th International Joint Conference on Knowledge Discovery, Knowledge Engineering and Knowledge Management","DOI":"10.5220/0013836200004000","event-title":"17th International Conference on Knowledge Discovery and Information Retrieval","ISBN":"978-989-758-769-6","language":"en","page":"501-508","publisher":"SCITEPRESS - Science and Technology Publications","publisher-place":"Marbella, Spain","source":"DOI.org (Crossref)","title":"From Free Text to Upper Gastrointestinal Cancer Diagnosis: Fine-Tuning Language Models on Endoscopy and Histology Narratives:","title-short":"From Free Text to Upper Gastrointestinal Cancer Diagnosis","URL":"https://www.scitepress.org/DigitalLibrary/Link.aspx?doi=10.5220/0013836200004000","author":[{"family":"Misri","given":"Kazhan"},{"family":"Alexandre","given":"Leo"},{"family":"De La Iglesia","given":"Beatriz"}],"accessed":{"date-parts":[["2026",9,5]]},"issued":{"date-parts":[["2025"]]}}},{"id":307,"uris":["http://zotero.org/users/17571933/items/BE8B3UCT"],"itemData":{"id":307,"type":"article-journal","abstract":"Background: There is increasing recognition that health care providers need to focus attention, and be judged against, the impact they have on the health outcomes experienced by patients. The measurement of health outcomes as a routine part of clinical documentation is probably the only scalable way of collecting outcomes evidence, since secondary data collection is expensive and error-prone. However, there is uncertainty about whether routinely collected clinical data within electronic health record (EHR) systems includes the data most relevant to measuring and comparing outcomes and if those items are collected to a good enough data quality to be relied upon for outcomes assessment, since several studies have pointed out significant issues regarding EHR data availability and quality.\nObjective: In this paper, we first describe a practical approach to data quality assessment of health outcomes, based on a literature review of existing frameworks for quality assessment of health data and multistakeholder consultation. Adopting this approach, we performed a pilot study on a subset of 21 International Consortium for Health Outcomes Measurement (ICHOM) outcomes data items from patients with congestive heart failure.\nMethods: All available registries compatible with the diagnosis of heart failure within an EHR data repository of a general hospital (142,345 visits and 12,503 patients) were extracted and mapped to the ICHOM format. We focused our pilot assessment on 5 commonly used data quality dimensions: completeness, correctness, consistency, uniqueness, and temporal stability.\nResults: We found high scores (&amp;gt;95%) for the consistency, completeness, and uniqueness dimensions. Temporal stability analyses showed some changes over time in the reported use of medication to treat heart failure, as well as in the recording of past medical conditions. Finally, the investigation of data correctness suggested several issues concerning the characterization of missing data values. Many of these issues appear to be introduced while mapping the IMASIS-2 relational database contents to the ICHOM format, as the latter requires a level of detail that is not explicitly available in the coded data of an EHR.\nConclusions: Overall, results of this pilot study revealed good data quality for the subset of heart failure outcomes collected at the Hospital del Mar. Nevertheless, some important data errors were identified that were caused by fundamentally different data collection practices in routine clinical care versus research, for which the ICHOM standard set was originally developed. To truly examine to what extent hospitals today are able to routinely collect the evidence of their success in achieving good health outcomes, future research would benefit from performing more extensive data quality assessments, including all data items from the ICHOM standards set and across multiple hospitals.","citation-key":"aertsQualityHospitalElectronic2021","container-title":"JMIR Medical Informatics","DOI":"10.2196/27842","issue":"8","language":"EN","license":"This is an open-access article distributed under the terms of the Creative Commons Attribution License (https://creativecommons.org/licenses/by/4.0/), which permits unrestricted use, distribution, and reproduction in any medium, provided the original work, first published JMIR Medical Informatics, is properly cited. The complete bibliographic information, a link to the original publication on https://medinform.jmir.org/, as well as this copyright and license information must be included.","page":"e27842","publisher":"JMIR Publications Inc., Toronto, Canada","source":"medinform.jmir.org","title":"Quality of Hospital Electronic Health Record (EHR) Data Based on the International Consortium for Health Outcomes Measurement (ICHOM) in Heart Failure: Pilot Data Quality Assessment Study","title-short":"Quality of Hospital Electronic Health Record (EHR) Data Based on the International Consortium for Health Outcomes Measurement (ICHOM) in Heart Failure","volume":"9","author":[{"family":"Aerts","given":"Hannelore"},{"family":"Kalra","given":"Dipak"},{"family":"Sáez","given":"Carlos"},{"family":"Ramírez-Anguita","given":"Juan Manuel"},{"family":"Mayer","given":"Miguel-Angel"},{"family":"Garcia-Gomez","given":"Juan M."},{"family":"Durà-Hernández","given":"Marta"},{"family":"Thienpont","given":"Geert"},{"family":"Coorevits","given":"Pascal"}],"issued":{"date-parts":[["2021",8,4]]}}},{"id":310,"uris":["http://zotero.org/users/17571933/items/DBYUHQDK"],"itemData":{"id":310,"type":"article-journal","abstract":"Background\nData quality (DQ) of electronic health record (EHR) is crucial for the advancement of health informatization, yet it remains a significant challenge. Scholars are showing a growing interest in leveraging semantic technologies to enhance EHR data quality. However, previous studies have focused predominantly on specific semantic technologies, scenarios, or objectives—such as interoperability—often overlooking the potential of a various semantic technologies across different scenarios.\n\nObjective\nThis systematic review aimed to explore the potential of employing a range of semantic technologies to improve EHR data quality in a broader spectrum of application scenarios.\n\nMethods\nOur systematic review followed the Preferred Reporting Items for Systematic Reviews and Meta-Analyses (PRISMA) guidelines. Three databases were searched, including PubMed, IEEE Xplore, and Web of Science Core Collection. The search terms used included “Semantic*”, “Quality”, “Electronic Health Record*”, “EHR*”, “Electronic Medical Record*”, and “EMR*”. These terms were combined via various Boolean operators to formulate multiple search queries.\n\nResults\nThirty-seven papers that met the inclusion criteria between 2008 and 2024 were analyzed. Six semantic techniques were identified as instrumental in improving EHR DQ: EHR standardization, controlled vocabulary, ontology, semantic web, knowledge graph, and natural language processing (NLP). These technologies were further mapped to 16 core data quality indicators and the FAIR principles (Findable, Accessible, Interoperable, and Reusable), highlighting their contributions across both technical and governance dimensions.\n\nConclusions\nThe six identified semantic technologies can be categorized into three levels: foundational, general, and advanced. These technologies show significant potential in enhancing EHR DQ, particularly in the areas of conformance, portability, usability, and applicability, and they are suitable for a variety of contexs beyond interoperability, aligning with FAIR-aligned best practices in data management and reuse.\n\nSupplementary Information\nThe online version contains supplementary material available at 10.1186/s12911-025-03146-w.","citation-key":"wuSemanticsdrivenImprovementsElectronic2025","container-title":"BMC Medical Informatics and Decision Making","DOI":"10.1186/s12911-025-03146-w","ISSN":"1472-6947","journalAbbreviation":"BMC Med Inform Decis Mak","page":"298","PMID":"40790196","PMCID":"PMC12337493","source":"PubMed Central","title":"Semantics-driven improvements in electronic health records data quality: a systematic review","title-short":"Semantics-driven improvements in electronic health records data quality","volume":"25","author":[{"family":"Wu","given":"Yirong"},{"family":"Ren","given":"Mudan"},{"family":"Chen","given":"Na"},{"family":"Yang","given":"Liu"}],"issued":{"date-parts":[["2025",8,11]]}}}],"schema":"https://github.com/citation-style-language/schema/raw/master/csl-citation.json"} </w:instrText>
      </w:r>
      <w:r w:rsidR="004B5850">
        <w:fldChar w:fldCharType="separate"/>
      </w:r>
      <w:r w:rsidR="004B5850" w:rsidRPr="004B5850">
        <w:rPr>
          <w:rFonts w:ascii="Cambria" w:hAnsi="Cambria" w:cs="Times New Roman"/>
          <w:vertAlign w:val="superscript"/>
        </w:rPr>
        <w:t>6–8</w:t>
      </w:r>
      <w:r w:rsidR="004B5850">
        <w:fldChar w:fldCharType="end"/>
      </w:r>
      <w:r>
        <w:t>.</w:t>
      </w:r>
    </w:p>
    <w:p w14:paraId="7A64BFCA" w14:textId="2CC0A07C" w:rsidR="007A546C" w:rsidRDefault="17992D5A" w:rsidP="00896E39">
      <w:pPr>
        <w:pStyle w:val="Textkrper"/>
        <w:spacing w:line="259" w:lineRule="auto"/>
        <w:jc w:val="both"/>
      </w:pPr>
      <w:r>
        <w:t>Professional societies have long attempted to standardize the clinical content of gastrointestinal endoscopy reports, from the Minimal Standard Terminology’s common vocabulary for indications, findings, diagnoses, and interventions onward</w:t>
      </w:r>
      <w:r w:rsidR="004B5850">
        <w:fldChar w:fldCharType="begin"/>
      </w:r>
      <w:r w:rsidR="004B5850">
        <w:instrText xml:space="preserve"> ADDIN ZOTERO_ITEM CSL_CITATION {"citationID":"BqtoUc6M","properties":{"unsorted":false,"formattedCitation":"\\super 9\\uc0\\u8211{}12\\nosupersub{}","plainCitation":"9–12","noteIndex":0},"citationItems":[{"id":520,"uris":["http://zotero.org/groups/6066433/items/RKNWDMCD"],"itemData":{"id":520,"type":"article-journal","archive":"PubMed","archive_location":"8048405","citation-key":"crespiMinimalStandardsComputerized1994","container-title":"Am J Gastroenterol","ISSN":"0002-9270","issue":"8 Suppl","journalAbbreviation":"Am J Gastroenterol","language":"eng","page":"S144-53","title":"Minimal standards for a computerized endoscopic database. Ad hoc Task Force of the Committee for Minimal Standards of Digestive Endoscopy of the European Society of Gastrointestinal Endoscopy (ESGE)","volume":"89","author":[{"family":"Crespi","given":"M"},{"family":"Delvaux","given":"M"},{"family":"Schapiro","given":"M"},{"family":"Venables","given":"C"},{"family":"Zwiebel","given":"F"}],"issued":{"date-parts":[["1994",8]]}}},{"id":514,"uris":["http://zotero.org/groups/6066433/items/8S89CBA8"],"itemData":{"id":514,"type":"article-journal","citation-key":"delvauxMinimalStandardTerminology1998","container-title":"International Journal of Medical Informatics","DOI":"10.1016/S1386-5056(97)00128-7","ISSN":"13865056","issue":"1-3","journalAbbreviation":"International Journal of Medical Informatics","language":"en","page":"217-225","source":"DOI.org (Crossref)","title":"The minimal standard terminology for digestive endoscopy: introduction to structured reporting","title-short":"The minimal standard terminology for digestive endoscopy","volume":"48","author":[{"family":"Delvaux","given":"M"},{"family":"Korman","given":"L.Y"},{"family":"Armengol-Miro","given":"J.R"},{"family":"Crespi","given":"M"},{"family":"Cass","given":"O"},{"family":"Hagenmüller","given":"F"},{"family":"Zwiebel","given":"F.M"}],"issued":{"date-parts":[["1998",2]]}}},{"id":515,"uris":["http://zotero.org/groups/6066433/items/UK92GFQC"],"itemData":{"id":515,"type":"article-journal","citation-key":"delvauxMinimalStandardTerminology2000","container-title":"Endoscopy","DOI":"10.1055/s-2000-7384","ISSN":"0013726X, 14388812","issue":"4","journalAbbreviation":"Endoscopy","page":"345-355","source":"DOI.org (Crossref)","title":"Minimal Standard Terminology for Digestive Endoscopy: Results of Prospective Testing and Validation in the GASTER Project","title-short":"Minimal Standard Terminology for Digestive Endoscopy","volume":"32","author":[{"family":"Delvaux","given":"M."},{"family":"Crespi","given":"M."},{"family":"Armengol-Miro","given":"J. R."},{"family":"Hagenmüller","given":"F."},{"family":"Teuffel","given":"W."},{"family":"Spencer","given":"K. B."},{"family":"Stettin","given":"J."},{"family":"Zwiebel","given":"F. M."}],"issued":{"date-parts":[["2000",4]]}}},{"id":270,"uris":["http://zotero.org/groups/6066433/items/KVLIPAKV"],"itemData":{"id":270,"type":"article-journal","citation-key":"aabakkenMinimalStandardTerminology2009","container-title":"Endoscopy","DOI":"10.1055/s-0029-1214949","ISSN":"0013-726X, 1438-8812","issue":"08","journalAbbreviation":"Endoscopy","language":"en","page":"727-728","source":"DOI.org (Crossref)","title":"Minimal standard terminology for gastrointestinal endoscopy – &lt;i&gt;MST 3.0&lt;/i&gt;","volume":"41","author":[{"family":"Aabakken","given":"Lars"},{"family":"Rembacken","given":"Bjorn"},{"family":"LeMoine","given":"Olivier"},{"family":"Kuznetsov","given":"Konstantin"},{"family":"Rey","given":"Jean-Francois"},{"family":"Rösch","given":"Thomas"},{"family":"Eisen","given":"Glen"},{"family":"Cotton","given":"Peter"},{"family":"Fujino","given":"Masayuki"}],"issued":{"date-parts":[["2009",8,10]]}}}],"schema":"https://github.com/citation-style-language/schema/raw/master/csl-citation.json"} </w:instrText>
      </w:r>
      <w:r w:rsidR="004B5850">
        <w:fldChar w:fldCharType="separate"/>
      </w:r>
      <w:r w:rsidR="004B5850" w:rsidRPr="004B5850">
        <w:rPr>
          <w:rFonts w:ascii="Cambria" w:hAnsi="Cambria" w:cs="Times New Roman"/>
          <w:vertAlign w:val="superscript"/>
        </w:rPr>
        <w:t>9–12</w:t>
      </w:r>
      <w:r w:rsidR="004B5850">
        <w:fldChar w:fldCharType="end"/>
      </w:r>
      <w:r>
        <w:t>, most recently in the European Society of Gastrointestinal Endoscopy’s STAndardization of Reports (STAR) initiative for upper gastrointestinal endoscop</w:t>
      </w:r>
      <w:r w:rsidR="004B5850">
        <w:t>y</w:t>
      </w:r>
      <w:r w:rsidR="004B5850">
        <w:fldChar w:fldCharType="begin"/>
      </w:r>
      <w:r w:rsidR="004B5850">
        <w:instrText xml:space="preserve"> ADDIN ZOTERO_ITEM CSL_CITATION {"citationID":"Y61j4m3d","properties":{"unsorted":false,"formattedCitation":"\\super 4\\nosupersub{}","plainCitation":"4","noteIndex":0},"citationItems":[{"id":62,"uris":["http://zotero.org/groups/6066433/items/K98BBMUP"],"itemData":{"id":62,"type":"article-journal","abstract":"Upper gastrointestinal (UGI) endoscopy is the mainstay for the diagnosis and staging of precancerous and cancerous conditions of the esophagus, stomach, and duodenum. Despite development of several validated classifications for UGI diseases, endoscopy reports differ between endoscopists and endoscopy departments. This document proposes a standardized high quality UGI endoscopy report, including preprocedural, periprocedural, endoscopic findings, and postprocedural information. Preprocedural details should comprise data on the patient, exam, use of antithrombotic drugs, fasting, and premedication. Periprocedural information should report on medications administered, endoscope used, and the mucosal cleanliness assessment. Endoscopic findings should describe the esophagus, stomach, and duodenum, with any observed abnormalities reported using the most commonly employed classification (provided in the document). Postprocedural details should include data on biopsies and vials, pictures taken during the procedure, and the exam duration. A suggestion for a normal findings report is provided. Standardized reporting could enhance the quality of UGI endoscopy.","citation-key":"espositoSTAndardizationReportsSTAR2025a","container-title":"Endoscopy","DOI":"10.1055/a-2652-8941","ISSN":"0013-726X, 1438-8812","issue":"11","journalAbbreviation":"Endoscopy","language":"en","license":"Georg Thieme Verlag KG Oswald-Hesse-Straße 50, 70469 Stuttgart, Germany","page":"1298-1308","publisher":"Georg Thieme Verlag KG","source":"www.thieme-connect.com","title":"STAndardization of Reports (the STAR project) Upper gastrointestinal endoscopy: European Society of Gastrointestinal Endoscopy (ESGE) Quality Improvement Initiative","title-short":"STAndardization of Reports (the STAR project) Upper gastrointestinal endoscopy","volume":"57","author":[{"family":"Esposito","given":"Gianluca"},{"family":"Areia","given":"Miguel"},{"family":"Ching","given":"Hey-Long"},{"family":"Afify","given":"Shimaa"},{"family":"Guillena","given":"Pedro G. Delgado"},{"family":"López","given":"Raúl Honrubia"},{"family":"Leclercq","given":"Philippe"},{"family":"Monged","given":"Ashraf"},{"family":"Panarese","given":"Alba"},{"family":"Oliveira","given":"Lix A. Reis De"},{"family":"Romańczyk","given":"Marcin"},{"family":"Ballesteros","given":"Eduardo J. Ruiz"},{"family":"Uchima","given":"Hugo I."},{"family":"Zessner-Spitzenberg","given":"Jasmin"},{"family":"Eross","given":"Balint"},{"family":"Hopper","given":"Andrew"},{"family":"Lux","given":"Thomas"},{"family":"McGettigan","given":"Neasa"},{"family":"Oguntoye","given":"Oluwatosin O."},{"family":"Tai","given":"Foong Way David"},{"family":"Gralnek","given":"Ian M."},{"family":"Hassan","given":"Cesare"},{"family":"Bisschops","given":"Raf"},{"family":"Ferlitsch","given":"Monika"},{"family":"Panel","given":"External","dropping-particle":"voting"}],"issued":{"date-parts":[["2025",8]]}}}],"schema":"https://github.com/citation-style-language/schema/raw/master/csl-citation.json"} </w:instrText>
      </w:r>
      <w:r w:rsidR="004B5850">
        <w:fldChar w:fldCharType="separate"/>
      </w:r>
      <w:r w:rsidR="004B5850" w:rsidRPr="004B5850">
        <w:rPr>
          <w:rFonts w:ascii="Cambria" w:hAnsi="Cambria" w:cs="Times New Roman"/>
          <w:vertAlign w:val="superscript"/>
        </w:rPr>
        <w:t>4</w:t>
      </w:r>
      <w:r w:rsidR="004B5850">
        <w:fldChar w:fldCharType="end"/>
      </w:r>
      <w:r>
        <w:t>. These recommendations establish clinical consensus on what should be documented, but a human-readable recommendation is not an executable clinical information model: implementing it in a reporting system, study database, or case report form additionally requires explicit data types, permissible values, terminology bindings, and validation rules</w:t>
      </w:r>
      <w:r w:rsidR="00BE6F9C">
        <w:fldChar w:fldCharType="begin"/>
      </w:r>
      <w:r w:rsidR="00BE6F9C">
        <w:instrText xml:space="preserve"> ADDIN ZOTERO_ITEM CSL_CITATION {"citationID":"JI2B3Nbd","properties":{"unsorted":false,"formattedCitation":"\\super 13\\nosupersub{}","plainCitation":"13","noteIndex":0},"citationItems":[{"id":545,"uris":["http://zotero.org/users/17571933/items/TJI6B9MF"],"itemData":{"id":545,"type":"article-journal","abstract":"The use of health data supports knowledge-based decision-making in healthcare. Common Data Models (CDMs) and data standards facilitate the integration of diverse data sources and enable federated analysis by harmonizing data formats and terminologies.","citation-key":"finsterCommonDataModels2025","container-title":"BMC Medical Informatics and Decision Making","DOI":"10.1186/s12911-025-03267-2","ISSN":"1472-6947","issue":"1","journalAbbreviation":"BMC Med Inform Decis Mak","language":"en","page":"422","source":"Springer Link","title":"Common data models and data standards for tabular health data: a systematic review","title-short":"Common data models and data standards for tabular health data","volume":"25","author":[{"family":"Finster","given":"Melissa"},{"family":"Wenzel","given":"Markus"},{"family":"Taghizadeh","given":"Elham"}],"issued":{"date-parts":[["2025",11,13]]}}}],"schema":"https://github.com/citation-style-language/schema/raw/master/csl-citation.json"} </w:instrText>
      </w:r>
      <w:r w:rsidR="00BE6F9C">
        <w:fldChar w:fldCharType="separate"/>
      </w:r>
      <w:r w:rsidR="00BE6F9C" w:rsidRPr="00BE6F9C">
        <w:rPr>
          <w:rFonts w:ascii="Cambria" w:hAnsi="Cambria" w:cs="Times New Roman"/>
          <w:vertAlign w:val="superscript"/>
        </w:rPr>
        <w:t>13</w:t>
      </w:r>
      <w:r w:rsidR="00BE6F9C">
        <w:fldChar w:fldCharType="end"/>
      </w:r>
      <w:r w:rsidR="00BE6F9C">
        <w:t>.</w:t>
      </w:r>
      <w:r>
        <w:t xml:space="preserve"> Where these machine-readable artifacts are not distributed alongside the recommendation, institutions, research groups, and software developers must each independently interpret and implement the clinical </w:t>
      </w:r>
      <w:commentRangeStart w:id="2"/>
      <w:r>
        <w:t>content — a risk our own MST 3.0 audit illustrates concretely: ten small terminology-fidelity corrections were still needed against its published source tables despite two decades of prior use (Section 3.4).</w:t>
      </w:r>
      <w:commentRangeEnd w:id="2"/>
      <w:r w:rsidR="00BE6F9C">
        <w:rPr>
          <w:rStyle w:val="Kommentarzeichen"/>
          <w:sz w:val="24"/>
          <w:szCs w:val="24"/>
        </w:rPr>
        <w:commentReference w:id="2"/>
      </w:r>
    </w:p>
    <w:p w14:paraId="44FC2C20" w14:textId="17945C00" w:rsidR="007A546C" w:rsidRDefault="00000000" w:rsidP="00896E39">
      <w:pPr>
        <w:pStyle w:val="Textkrper"/>
        <w:jc w:val="both"/>
      </w:pPr>
      <w:r>
        <w:t>Established health-data standards already provide mature mechanisms for representing, constraining, validating, storing, and exchanging clinical information, from HL7 FHIR’s profiles and cardinality/terminology-binding constraints</w:t>
      </w:r>
      <w:r w:rsidR="00BE6F9C">
        <w:fldChar w:fldCharType="begin"/>
      </w:r>
      <w:r w:rsidR="00BE6F9C">
        <w:instrText xml:space="preserve"> ADDIN ZOTERO_ITEM CSL_CITATION {"citationID":"bkpCAesH","properties":{"unsorted":false,"formattedCitation":"\\super 14\\nosupersub{}","plainCitation":"14","noteIndex":0},"citationItems":[{"id":258,"uris":["http://zotero.org/groups/6066433/items/5NWDJHQ6"],"itemData":{"id":258,"type":"paper-conference","citation-key":"d.benderHL7FHIRAgile2013","container-title":"Proceedings of the 26th IEEE International Symposium on Computer-Based Medical Systems","DOI":"10.1109/CBMS.2013.6627810","event-title":"Proceedings of the 26th IEEE International Symposium on Computer-Based Medical Systems","ISBN":"1063-7125","note":"journalAbbreviation: Proceedings of the 26th IEEE International Symposium on Computer-Based Medical Systems","page":"326-331","title":"HL7 FHIR: An Agile and RESTful approach to healthcare information exchange","author":[{"literal":"D. Bender"},{"literal":"K. Sartipi"}],"issued":{"date-parts":[["2013",6,20]]}}}],"schema":"https://github.com/citation-style-language/schema/raw/master/csl-citation.json"} </w:instrText>
      </w:r>
      <w:r w:rsidR="00BE6F9C">
        <w:fldChar w:fldCharType="separate"/>
      </w:r>
      <w:r w:rsidR="00BE6F9C" w:rsidRPr="00BE6F9C">
        <w:rPr>
          <w:rFonts w:ascii="Cambria" w:hAnsi="Cambria" w:cs="Times New Roman"/>
          <w:vertAlign w:val="superscript"/>
        </w:rPr>
        <w:t>14</w:t>
      </w:r>
      <w:r w:rsidR="00BE6F9C">
        <w:fldChar w:fldCharType="end"/>
      </w:r>
      <w:r>
        <w:t xml:space="preserve"> to openEHR’s multi-level architecture of a stable reference model with reusable archetypes and templates, including prior model-driven endoscopy reporting</w:t>
      </w:r>
      <w:r w:rsidR="00BE6F9C">
        <w:fldChar w:fldCharType="begin"/>
      </w:r>
      <w:r w:rsidR="00BE6F9C">
        <w:instrText xml:space="preserve"> ADDIN ZOTERO_ITEM CSL_CITATION {"citationID":"h5UrRc13","properties":{"unsorted":false,"formattedCitation":"\\super 15\\uc0\\u8211{}17\\nosupersub{}","plainCitation":"15–17","noteIndex":0},"citationItems":[{"id":513,"uris":["http://zotero.org/groups/6066433/items/UKE6JIKE"],"itemData":{"id":513,"type":"article-journal","citation-key":"demskiOpenDataModels2016","container-title":"BMC Medical Informatics and Decision Making","DOI":"10.1186/s12911-016-0376-2","ISSN":"1472-6947","issue":"1","journalAbbreviation":"BMC Med Inform Decis Mak","language":"en","page":"137","source":"DOI.org (Crossref)","title":"Open data models for smart health interconnected applications: the example of openEHR","title-short":"Open data models for smart health interconnected applications","volume":"16","author":[{"family":"Demski","given":"Hans"},{"family":"Garde","given":"Sebastian"},{"family":"Hildebrand","given":"Claudia"}],"issued":{"date-parts":[["2016",12]]}}},{"id":517,"uris":["http://zotero.org/groups/6066433/items/YYBJ8BKK"],"itemData":{"id":517,"type":"article-journal","citation-key":"kalraOpenEHRFoundation2005","container-title":"Studies in Health Technology &amp; Informatics","ISSN":"0926-9630","journalAbbreviation":"Studies in Health Technology &amp; Informatics","page":"153","title":"The openEHR foundation.","volume":"115","author":[{"family":"Kalra","given":"Dipak"},{"family":"Beale","given":"Thomas"},{"family":"Heard","given":"Sam"}],"issued":{"date-parts":[["2005"]]}}},{"id":511,"uris":["http://zotero.org/groups/6066433/items/GD9HXDQJ"],"itemData":{"id":511,"type":"chapter","abstract":"openEHR and the recent international standard (ISO 13606) defined a model driven software development methodology for health information systems. However there is little evidence in the literature describing implementation; especially for desktop clinical applications. This paper presents an implementation pathway using .Net/C# technology for Microsoft Windows desktop platforms. An endoscopy reporting application driven by openEHR Archetypes and Templates has been developed. A set of novel GUI directives has been defined and presented which guides the automatic graphical user interface generator to render widgets properly. We also reveal the development steps and important design decisions; from modelling to the final software product. This might provide guidance for other developers and form evidence required for the adoption of these standards for vendors and national programs alike.","citation-key":"atalagkorayModelDrivenDevelopment2011","container-title":"Studies in Health Technology and Informatics","DOI":"10.3233/978-1-60750-806-9-849","publisher":"IOS Press","source":"DOI.org (Crossref)","title":"Model Driven Development of Clinical Information Sytems using openEHR","URL":"https://www.medra.org/servlet/aliasResolver?alias=iospressISSNISBN&amp;issn=0926-9630&amp;volume=169&amp;spage=849","author":[{"literal":"Atalag Koray"},{"literal":"Yang Hong Yul"},{"literal":"Tempero Ewan"},{"literal":"Warren Jim"}],"accessed":{"date-parts":[["2026",8,5]]},"issued":{"date-parts":[["2011"]]}}}],"schema":"https://github.com/citation-style-language/schema/raw/master/csl-citation.json"} </w:instrText>
      </w:r>
      <w:r w:rsidR="00BE6F9C">
        <w:fldChar w:fldCharType="separate"/>
      </w:r>
      <w:r w:rsidR="00BE6F9C" w:rsidRPr="00BE6F9C">
        <w:rPr>
          <w:rFonts w:ascii="Cambria" w:hAnsi="Cambria" w:cs="Times New Roman"/>
          <w:vertAlign w:val="superscript"/>
        </w:rPr>
        <w:t>15–17</w:t>
      </w:r>
      <w:r w:rsidR="00BE6F9C">
        <w:fldChar w:fldCharType="end"/>
      </w:r>
      <w:r>
        <w:t>. The separation of technical structure from clinical domain knowledge is therefore not a novel concept. However, the existence of technically capable standards does not establish their routine uptake, nor that reusable profiles, archetypes, templates, and validation artifacts are actually distributed with clinical recommendations or shared research datasets</w:t>
      </w:r>
      <w:r w:rsidR="00BE6F9C">
        <w:fldChar w:fldCharType="begin"/>
      </w:r>
      <w:r w:rsidR="00BE6F9C">
        <w:instrText xml:space="preserve"> ADDIN ZOTERO_ITEM CSL_CITATION {"citationID":"U2eXuNt8","properties":{"unsorted":false,"formattedCitation":"\\super 18\\uc0\\u8211{}20\\nosupersub{}","plainCitation":"18–20","noteIndex":0},"citationItems":[{"id":509,"uris":["http://zotero.org/groups/6066433/items/MNN66UDU"],"itemData":{"id":509,"type":"article-journal","abstract":"Objective\nTo explore the adoption and practical implementation of the three major health data standards (i.e., FHIR, OMOP-CDM, and openEHR), to evaluate their maturity level in terms of how extensively they have been applied and integrated into everyday clinical and research practice.\nMethods\nWe conducted a systematic review registered in PROSPERO (CRD42024623398) following PRISMA guidelines. Literature searches were performed through PubMed, Cochrane, Scopus, Web of Science, and IEEE Xplore from 2021 to 2024. After de-duplication and screening, 99 studies were included. Data was extracted and classified according to five health application domains and five use cases based on the intended purpose of the standard in the work. Studies were assessed for implementation scale, ETL tools, coverage of the standard (i.e., the number of mapped source variables), and whether standards were adapted or used as-is.\nResults\nOf the 99 included studies, 57% used OMOP-CDM, 39% FHIR, and 8% openEHR. Most applications occurred in research settings (87%) and focused on data reuse (47%) or clinical decision support (23%). OMOP-CDM was preferred for large-scale, longitudinal research, while FHIR was dominant in the public health domain and for real-time data exchange. Only 27% of studies reported the coverage of the standard. FHIR implementations often require customization, complicating interoperability. OMOP-CDM offered strong analytical tooling but posed challenges for mapping and data loss. Few studies using openEHR reported limitations, with its uptake remaining limited.\nConclusion\nAlthough FHIR, OMOP-CDM, and openEHR hold significant potential to enhance interoperability, their adoption remains fragmented. Each standard shows specific strengths: FHIR for exchange, OMOP-CDM for analytics, and openEHR for data persistence. A hybrid approach and clearer implementation practices are essential to support scalable, interoperable health data ecosystems.","citation-key":"marfogliaChallengesHealthData2026","container-title":"Journal of Biomedical Informatics","DOI":"10.1016/j.jbi.2026.105022","ISSN":"1532-0464","journalAbbreviation":"Journal of Biomedical Informatics","page":"105022","title":"Challenges of health data standard adoption and usage: a systematic review","volume":"178","author":[{"family":"Marfoglia","given":"Alberto"},{"family":"Arcobelli","given":"Valerio Antonio"},{"family":"Moscato","given":"Serena"},{"family":"La Mattina","given":"Antonino Amedeo"},{"family":"Mellone","given":"Sabato"},{"family":"Carbonaro","given":"Antonella"}],"issued":{"date-parts":[["2026",6,1]]}}},{"id":508,"uris":["http://zotero.org/groups/6066433/items/KDXPBQ9C"],"itemData":{"id":508,"type":"article-journal","citation-key":"nopourUsingFHIRData2026a","container-title":"International Journal of Medical Informatics","DOI":"10.1016/j.ijmedinf.2025.106128","ISSN":"13865056","journalAbbreviation":"International Journal of Medical Informatics","language":"en","page":"106128","source":"DOI.org (Crossref)","title":"Using FHIR for data sharing: A scoping review of challenges and facilitators in healthcare settings","title-short":"Using FHIR for data sharing","volume":"205","author":[{"family":"Nopour","given":"Raoof"}],"issued":{"date-parts":[["2026",1]]}}},{"id":274,"uris":["http://zotero.org/groups/6066433/items/QV2ZUQGD"],"itemData":{"id":274,"type":"article-journal","abstract":"Background\n              The standard Fast Healthcare Interoperability Resources (FHIR) is widely used in health information technology. However, its use as a standard for health research is still less prevalent. To use existing data sources more efficiently for health research, data interoperability becomes increasingly important. FHIR provides solutions by offering resource domains such as “Public Health &amp; Research” and “Evidence-Based Medicine” while using already established web technologies. Therefore, FHIR could help standardize data across different data sources and improve interoperability in health research.\n            \n            \n              Objective\n              The aim of our study was to provide a systematic review of existing literature and determine the current state of FHIR implementations in health research and possible future directions.\n            \n            \n              Methods\n              We searched the PubMed/MEDLINE, Embase, Web of Science, IEEE Xplore, and Cochrane Library databases for studies published from 2011 to 2022. Studies investigating the use of FHIR in health research were included. Articles published before 2011, abstracts, reviews, editorials, and expert opinions were excluded. We followed the PRISMA (Preferred Reporting Items for Systematic Reviews and Meta-Analyses) guidelines and registered this study with PROSPERO (CRD42021235393). Data synthesis was done in tables and figures.\n            \n            \n              Results\n              We identified a total of 998 studies, of which 49 studies were eligible for inclusion. Of the 49 studies, most (73%, n=36) covered the domain of clinical research, whereas the remaining studies focused on public health or epidemiology (6%, n=3) or did not specify their research domain (20%, n=10). Studies used FHIR for data capture (29%, n=14), standardization of data (41%, n=20), analysis (12%, n=6), recruitment (14%, n=7), and consent management (4%, n=2). Most (55%, 27/49) of the studies had a generic approach, and 55% (12/22) of the studies focusing on specific medical specialties (infectious disease, genomics, oncology, environmental health, imaging, and pulmonary hypertension) reported their solutions to be conferrable to other use cases. Most (63%, 31/49) of the studies reported using additional data models or terminologies: Systematized Nomenclature of Medicine Clinical Terms (29%, n=14), Logical Observation Identifiers Names and Codes (37%, n=18), International Classification of Diseases 10th Revision (18%, n=9), Observational Medical Outcomes Partnership common data model (12%, n=6), and others (43%, n=21). Only 4 (8%) studies used a FHIR resource from the domain “Public Health &amp; Research.” Limitations using FHIR included the possible change in the content of FHIR resources, safety, legal matters, and the need for a FHIR server.\n            \n            \n              Conclusions\n              Our review found that FHIR can be implemented in health research, and the areas of application are broad and generalizable in most use cases. The implementation of international terminologies was common, and other standards such as the Observational Medical Outcomes Partnership common data model could be used as a complement to FHIR. Limitations such as the change of FHIR content, lack of FHIR implementation, safety, and legal matters need to be addressed in future releases to expand the use of FHIR and, therefore, interoperability in health research.","citation-key":"vorisekFastHealthcareInteroperability2022","container-title":"JMIR Medical Informatics","DOI":"10.2196/35724","ISSN":"2291-9694","issue":"7","journalAbbreviation":"JMIR Med Inform","language":"en","page":"e35724","source":"DOI.org (Crossref)","title":"Fast Healthcare Interoperability Resources (FHIR) for Interoperability in Health Research: Systematic Review","title-short":"Fast Healthcare Interoperability Resources (FHIR) for Interoperability in Health Research","volume":"10","author":[{"family":"Vorisek","given":"Carina Nina"},{"family":"Lehne","given":"Moritz"},{"family":"Klopfenstein","given":"Sophie Anne Ines"},{"family":"Mayer","given":"Paula Josephine"},{"family":"Bartschke","given":"Alexander"},{"family":"Haese","given":"Thomas"},{"family":"Thun","given":"Sylvia"}],"issued":{"date-parts":[["2022",7,19]]}}}],"schema":"https://github.com/citation-style-language/schema/raw/master/csl-citation.json"} </w:instrText>
      </w:r>
      <w:r w:rsidR="00BE6F9C">
        <w:fldChar w:fldCharType="separate"/>
      </w:r>
      <w:r w:rsidR="00BE6F9C" w:rsidRPr="00BE6F9C">
        <w:rPr>
          <w:rFonts w:ascii="Cambria" w:hAnsi="Cambria" w:cs="Times New Roman"/>
          <w:vertAlign w:val="superscript"/>
        </w:rPr>
        <w:t>18–20</w:t>
      </w:r>
      <w:r w:rsidR="00BE6F9C">
        <w:fldChar w:fldCharType="end"/>
      </w:r>
      <w:r>
        <w:t>.</w:t>
      </w:r>
    </w:p>
    <w:p w14:paraId="274CCD9C" w14:textId="27221C7D" w:rsidR="007A546C" w:rsidRDefault="00000000" w:rsidP="00896E39">
      <w:pPr>
        <w:pStyle w:val="Textkrper"/>
        <w:jc w:val="both"/>
      </w:pPr>
      <w:r>
        <w:lastRenderedPageBreak/>
        <w:t xml:space="preserve">The remaining challenge may therefore be less the absence of formal standards than their translation into deployable </w:t>
      </w:r>
      <w:commentRangeStart w:id="3"/>
      <w:r>
        <w:t>artifacts for the spreadsheets, case report forms, local databases, and statistical software researchers actually work with, rather than FHIR profiles or openEHR templates directly (</w:t>
      </w:r>
      <w:r>
        <w:rPr>
          <w:highlight w:val="yellow"/>
        </w:rPr>
        <w:t>c</w:t>
      </w:r>
      <w:commentRangeEnd w:id="3"/>
      <w:r w:rsidR="00BE6F9C">
        <w:rPr>
          <w:rStyle w:val="Kommentarzeichen"/>
          <w:sz w:val="24"/>
          <w:szCs w:val="24"/>
          <w:highlight w:val="yellow"/>
        </w:rPr>
        <w:commentReference w:id="3"/>
      </w:r>
      <w:r>
        <w:rPr>
          <w:highlight w:val="yellow"/>
        </w:rPr>
        <w:t>f. Related Work Section</w:t>
      </w:r>
      <w:r>
        <w:t>). A tabular file without an accompanying semantic model, stable concept identifiers, documented relationships, and executable validation rules remains dependent on project-specific documentation and local assumptions</w:t>
      </w:r>
      <w:r w:rsidR="00BE6F9C">
        <w:fldChar w:fldCharType="begin"/>
      </w:r>
      <w:r w:rsidR="00BE6F9C">
        <w:instrText xml:space="preserve"> ADDIN ZOTERO_ITEM CSL_CITATION {"citationID":"x0lkJ1aK","properties":{"unsorted":false,"formattedCitation":"\\super 21\\nosupersub{}","plainCitation":"21","noteIndex":0},"citationItems":[{"id":507,"uris":["http://zotero.org/groups/6066433/items/HR79TA7F"],"itemData":{"id":507,"type":"article-journal","abstract":"Abstract\n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community.","citation-key":"wilkinsonFAIRGuidingPrinciples2016","container-title":"Scientific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sidR="00BE6F9C">
        <w:fldChar w:fldCharType="separate"/>
      </w:r>
      <w:r w:rsidR="00BE6F9C" w:rsidRPr="00BE6F9C">
        <w:rPr>
          <w:rFonts w:ascii="Cambria" w:hAnsi="Cambria" w:cs="Times New Roman"/>
          <w:vertAlign w:val="superscript"/>
        </w:rPr>
        <w:t>21</w:t>
      </w:r>
      <w:r w:rsidR="00BE6F9C">
        <w:fldChar w:fldCharType="end"/>
      </w:r>
      <w:r>
        <w:t xml:space="preserve">. </w:t>
      </w:r>
      <w:commentRangeStart w:id="4"/>
      <w:r>
        <w:t xml:space="preserve">To quantify this gap rather than assert it, we screened 206 PubMed-indexed gastrointestinal endoscopy data-sharing records for evidence of a FHIR- or openEHR-structured representation: only one record </w:t>
      </w:r>
      <w:del w:id="5" w:author="Peter Kowalczyk" w:date="2026-09-06T09:27:00Z" w16du:dateUtc="2026-09-06T07:27:00Z">
        <w:r w:rsidDel="008A58E2">
          <w:delText xml:space="preserve">(0.5%) </w:delText>
        </w:r>
      </w:del>
      <w:r>
        <w:t>showed such evidence</w:t>
      </w:r>
      <w:ins w:id="6" w:author="Peter Kowalczyk" w:date="2026-09-06T09:27:00Z" w16du:dateUtc="2026-09-06T07:27:00Z">
        <w:r w:rsidR="008A58E2">
          <w:t>. Furthermore, all</w:t>
        </w:r>
      </w:ins>
      <w:del w:id="7" w:author="Peter Kowalczyk" w:date="2026-09-06T09:27:00Z" w16du:dateUtc="2026-09-06T07:27:00Z">
        <w:r w:rsidDel="008A58E2">
          <w:delText>,</w:delText>
        </w:r>
      </w:del>
      <w:r>
        <w:t xml:space="preserve"> </w:t>
      </w:r>
      <w:del w:id="8" w:author="Peter Kowalczyk" w:date="2026-09-06T09:27:00Z" w16du:dateUtc="2026-09-06T07:27:00Z">
        <w:r w:rsidDel="008A58E2">
          <w:delText xml:space="preserve">against </w:delText>
        </w:r>
      </w:del>
      <w:r>
        <w:t>206</w:t>
      </w:r>
      <w:ins w:id="9" w:author="Peter Kowalczyk" w:date="2026-09-06T09:27:00Z" w16du:dateUtc="2026-09-06T07:27:00Z">
        <w:r w:rsidR="008A58E2">
          <w:t xml:space="preserve"> </w:t>
        </w:r>
      </w:ins>
      <w:del w:id="10" w:author="Peter Kowalczyk" w:date="2026-09-06T09:27:00Z" w16du:dateUtc="2026-09-06T07:27:00Z">
        <w:r w:rsidDel="008A58E2">
          <w:delText xml:space="preserve">/206 (100%) </w:delText>
        </w:r>
      </w:del>
      <w:r>
        <w:t>provid</w:t>
      </w:r>
      <w:ins w:id="11" w:author="Peter Kowalczyk" w:date="2026-09-06T09:27:00Z" w16du:dateUtc="2026-09-06T07:27:00Z">
        <w:r w:rsidR="008A58E2">
          <w:t>e</w:t>
        </w:r>
      </w:ins>
      <w:del w:id="12" w:author="Peter Kowalczyk" w:date="2026-09-06T09:27:00Z" w16du:dateUtc="2026-09-06T07:27:00Z">
        <w:r w:rsidDel="008A58E2">
          <w:delText>ing</w:delText>
        </w:r>
      </w:del>
      <w:r>
        <w:t xml:space="preserve"> a PDF/text</w:t>
      </w:r>
      <w:ins w:id="13" w:author="Peter Kowalczyk" w:date="2026-09-06T09:28:00Z" w16du:dateUtc="2026-09-06T07:28:00Z">
        <w:r w:rsidR="008A58E2">
          <w:t>ual</w:t>
        </w:r>
      </w:ins>
      <w:r>
        <w:t xml:space="preserve"> description and 194/206 (94.2%) </w:t>
      </w:r>
      <w:ins w:id="14" w:author="Peter Kowalczyk" w:date="2026-09-06T09:28:00Z" w16du:dateUtc="2026-09-06T07:28:00Z">
        <w:r w:rsidR="008A58E2">
          <w:t xml:space="preserve">include </w:t>
        </w:r>
      </w:ins>
      <w:r>
        <w:t xml:space="preserve">an in-article table only (Section 3.1, Table 2) — a quantitative, endoscopy-specific estimate consistent with prior </w:t>
      </w:r>
      <w:commentRangeStart w:id="15"/>
      <w:r>
        <w:t xml:space="preserve">reports </w:t>
      </w:r>
      <w:commentRangeEnd w:id="15"/>
      <w:r w:rsidR="008A58E2">
        <w:rPr>
          <w:rStyle w:val="Kommentarzeichen"/>
          <w:sz w:val="24"/>
          <w:szCs w:val="24"/>
        </w:rPr>
        <w:commentReference w:id="15"/>
      </w:r>
      <w:ins w:id="16" w:author="Peter Kowalczyk" w:date="2026-09-06T09:30:00Z" w16du:dateUtc="2026-09-06T07:30:00Z">
        <w:r w:rsidR="008A58E2">
          <w:t xml:space="preserve">further substantiates </w:t>
        </w:r>
      </w:ins>
      <w:r>
        <w:t>that FHIR/openEHR adoption for shared research data remains limited despite the standards’ technical maturity</w:t>
      </w:r>
      <w:commentRangeEnd w:id="4"/>
      <w:r w:rsidR="00BE6F9C">
        <w:rPr>
          <w:rStyle w:val="Kommentarzeichen"/>
          <w:sz w:val="24"/>
          <w:szCs w:val="24"/>
        </w:rPr>
        <w:commentReference w:id="4"/>
      </w:r>
      <w:r>
        <w:t>.</w:t>
      </w:r>
    </w:p>
    <w:p w14:paraId="151A7FB7" w14:textId="77777777" w:rsidR="00B20D5D" w:rsidRDefault="00000000" w:rsidP="00896E39">
      <w:pPr>
        <w:pStyle w:val="Textkrper"/>
        <w:jc w:val="both"/>
      </w:pPr>
      <w:r>
        <w:t xml:space="preserve">In this study, we present the </w:t>
      </w:r>
      <w:r>
        <w:rPr>
          <w:b/>
          <w:bCs/>
        </w:rPr>
        <w:t>L</w:t>
      </w:r>
      <w:r>
        <w:t>ayered E</w:t>
      </w:r>
      <w:r>
        <w:rPr>
          <w:b/>
          <w:bCs/>
        </w:rPr>
        <w:t>x</w:t>
      </w:r>
      <w:r>
        <w:t xml:space="preserve">traction </w:t>
      </w:r>
      <w:r>
        <w:rPr>
          <w:b/>
          <w:bCs/>
        </w:rPr>
        <w:t>D</w:t>
      </w:r>
      <w:r>
        <w:t xml:space="preserve">ata </w:t>
      </w:r>
      <w:r>
        <w:rPr>
          <w:b/>
          <w:bCs/>
        </w:rPr>
        <w:t>M</w:t>
      </w:r>
      <w:r>
        <w:t>odel (LXDM), an open-source, entry-validated data model designed to translate clinical reporting recommendations into executable data structures for research-oriented workflows. LXDM combines a stable generic structural model with a separately managed, versioned knowledge base; patient-related records reference its clinical concepts and are validated during construction against data types, existing references, and permissible relationships, and the knowledge context used during validation is retained together with the resulting, re-exportable dataset. Using the ESGE STAR recommendations, we implement a domain-specific knowledge-base module for upper gastrointestinal endoscopy</w:t>
      </w:r>
      <w:r w:rsidR="00B20D5D">
        <w:fldChar w:fldCharType="begin"/>
      </w:r>
      <w:r w:rsidR="00B20D5D">
        <w:instrText xml:space="preserve"> ADDIN ZOTERO_ITEM CSL_CITATION {"citationID":"9r2VSrl9","properties":{"unsorted":false,"formattedCitation":"\\super 4\\nosupersub{}","plainCitation":"4","noteIndex":0},"citationItems":[{"id":62,"uris":["http://zotero.org/groups/6066433/items/K98BBMUP"],"itemData":{"id":62,"type":"article-journal","abstract":"Upper gastrointestinal (UGI) endoscopy is the mainstay for the diagnosis and staging of precancerous and cancerous conditions of the esophagus, stomach, and duodenum. Despite development of several validated classifications for UGI diseases, endoscopy reports differ between endoscopists and endoscopy departments. This document proposes a standardized high quality UGI endoscopy report, including preprocedural, periprocedural, endoscopic findings, and postprocedural information. Preprocedural details should comprise data on the patient, exam, use of antithrombotic drugs, fasting, and premedication. Periprocedural information should report on medications administered, endoscope used, and the mucosal cleanliness assessment. Endoscopic findings should describe the esophagus, stomach, and duodenum, with any observed abnormalities reported using the most commonly employed classification (provided in the document). Postprocedural details should include data on biopsies and vials, pictures taken during the procedure, and the exam duration. A suggestion for a normal findings report is provided. Standardized reporting could enhance the quality of UGI endoscopy.","citation-key":"espositoSTAndardizationReportsSTAR2025a","container-title":"Endoscopy","DOI":"10.1055/a-2652-8941","ISSN":"0013-726X, 1438-8812","issue":"11","journalAbbreviation":"Endoscopy","language":"en","license":"Georg Thieme Verlag KG Oswald-Hesse-Straße 50, 70469 Stuttgart, Germany","page":"1298-1308","publisher":"Georg Thieme Verlag KG","source":"www.thieme-connect.com","title":"STAndardization of Reports (the STAR project) Upper gastrointestinal endoscopy: European Society of Gastrointestinal Endoscopy (ESGE) Quality Improvement Initiative","title-short":"STAndardization of Reports (the STAR project) Upper gastrointestinal endoscopy","volume":"57","author":[{"family":"Esposito","given":"Gianluca"},{"family":"Areia","given":"Miguel"},{"family":"Ching","given":"Hey-Long"},{"family":"Afify","given":"Shimaa"},{"family":"Guillena","given":"Pedro G. Delgado"},{"family":"López","given":"Raúl Honrubia"},{"family":"Leclercq","given":"Philippe"},{"family":"Monged","given":"Ashraf"},{"family":"Panarese","given":"Alba"},{"family":"Oliveira","given":"Lix A. Reis De"},{"family":"Romańczyk","given":"Marcin"},{"family":"Ballesteros","given":"Eduardo J. Ruiz"},{"family":"Uchima","given":"Hugo I."},{"family":"Zessner-Spitzenberg","given":"Jasmin"},{"family":"Eross","given":"Balint"},{"family":"Hopper","given":"Andrew"},{"family":"Lux","given":"Thomas"},{"family":"McGettigan","given":"Neasa"},{"family":"Oguntoye","given":"Oluwatosin O."},{"family":"Tai","given":"Foong Way David"},{"family":"Gralnek","given":"Ian M."},{"family":"Hassan","given":"Cesare"},{"family":"Bisschops","given":"Raf"},{"family":"Ferlitsch","given":"Monika"},{"family":"Panel","given":"External","dropping-particle":"voting"}],"issued":{"date-parts":[["2025",8]]}}}],"schema":"https://github.com/citation-style-language/schema/raw/master/csl-citation.json"} </w:instrText>
      </w:r>
      <w:r w:rsidR="00B20D5D">
        <w:fldChar w:fldCharType="separate"/>
      </w:r>
      <w:r w:rsidR="00B20D5D" w:rsidRPr="00B20D5D">
        <w:rPr>
          <w:rFonts w:ascii="Cambria" w:hAnsi="Cambria" w:cs="Times New Roman"/>
          <w:vertAlign w:val="superscript"/>
        </w:rPr>
        <w:t>4</w:t>
      </w:r>
      <w:r w:rsidR="00B20D5D">
        <w:fldChar w:fldCharType="end"/>
      </w:r>
      <w:r>
        <w:t xml:space="preserve">; to test whether this approach generalizes beyond a single terminology, we additionally audit and present a second, independently authored </w:t>
      </w:r>
      <w:r w:rsidR="00B20D5D">
        <w:t xml:space="preserve">and more general </w:t>
      </w:r>
      <w:r>
        <w:t>module implementing the Minimal Standard Terminology (MST 3.0)</w:t>
      </w:r>
      <w:r w:rsidR="00B20D5D">
        <w:fldChar w:fldCharType="begin"/>
      </w:r>
      <w:r w:rsidR="00B20D5D">
        <w:instrText xml:space="preserve"> ADDIN ZOTERO_ITEM CSL_CITATION {"citationID":"XapKBDH8","properties":{"unsorted":false,"formattedCitation":"\\super 12\\nosupersub{}","plainCitation":"12","noteIndex":0},"citationItems":[{"id":270,"uris":["http://zotero.org/groups/6066433/items/KVLIPAKV"],"itemData":{"id":270,"type":"article-journal","citation-key":"aabakkenMinimalStandardTerminology2009","container-title":"Endoscopy","DOI":"10.1055/s-0029-1214949","ISSN":"0013-726X, 1438-8812","issue":"08","journalAbbreviation":"Endoscopy","language":"en","page":"727-728","source":"DOI.org (Crossref)","title":"Minimal standard terminology for gastrointestinal endoscopy – &lt;i&gt;MST 3.0&lt;/i&gt;","volume":"41","author":[{"family":"Aabakken","given":"Lars"},{"family":"Rembacken","given":"Bjorn"},{"family":"LeMoine","given":"Olivier"},{"family":"Kuznetsov","given":"Konstantin"},{"family":"Rey","given":"Jean-Francois"},{"family":"Rösch","given":"Thomas"},{"family":"Eisen","given":"Glen"},{"family":"Cotton","given":"Peter"},{"family":"Fujino","given":"Masayuki"}],"issued":{"date-parts":[["2009",8,10]]}}}],"schema":"https://github.com/citation-style-language/schema/raw/master/csl-citation.json"} </w:instrText>
      </w:r>
      <w:r w:rsidR="00B20D5D">
        <w:fldChar w:fldCharType="separate"/>
      </w:r>
      <w:r w:rsidR="00B20D5D" w:rsidRPr="00B20D5D">
        <w:rPr>
          <w:rFonts w:ascii="Cambria" w:hAnsi="Cambria" w:cs="Times New Roman"/>
          <w:vertAlign w:val="superscript"/>
        </w:rPr>
        <w:t>12</w:t>
      </w:r>
      <w:r w:rsidR="00B20D5D">
        <w:fldChar w:fldCharType="end"/>
      </w:r>
      <w:r>
        <w:t xml:space="preserve">. </w:t>
      </w:r>
    </w:p>
    <w:p w14:paraId="7728B23D" w14:textId="165C2C63" w:rsidR="007A546C" w:rsidRDefault="00B20D5D" w:rsidP="00896E39">
      <w:pPr>
        <w:pStyle w:val="Textkrper"/>
        <w:jc w:val="both"/>
      </w:pPr>
      <w:r>
        <w:t>Our primary objective is to describe and technically evaluate this data model — including its ability to construct valid records, reject contextually invalid ones, retain model provenance, and support reproducible export and re-import. As a secondary objective, we quantify the formats and reusable model artifacts distributed with publicly shared gastrointestinal endoscopy datasets to contextualize the practical gap LXDM addresses. LXDM is not intended to replace FHIR or openEHR, but to provide a lightweight implementation layer between clinical reporting recommendations, validated research data capture, and downstream mapping to established interoperability standards.</w:t>
      </w:r>
    </w:p>
    <w:p w14:paraId="75660B4D" w14:textId="77777777" w:rsidR="007A546C" w:rsidRDefault="00000000">
      <w:pPr>
        <w:pStyle w:val="berschrift1"/>
      </w:pPr>
      <w:bookmarkStart w:id="17" w:name="materials-and-methods"/>
      <w:bookmarkEnd w:id="1"/>
      <w:r>
        <w:t>2. Materials and Methods</w:t>
      </w:r>
    </w:p>
    <w:p w14:paraId="24939401" w14:textId="77777777" w:rsidR="007A546C" w:rsidRDefault="17992D5A" w:rsidP="17992D5A">
      <w:pPr>
        <w:pStyle w:val="berschrift2"/>
        <w:rPr>
          <w:highlight w:val="yellow"/>
        </w:rPr>
      </w:pPr>
      <w:bookmarkStart w:id="18" w:name="X3832bdbf8776a0de3cfbb4513e8eb22c37af63f"/>
      <w:r w:rsidRPr="17992D5A">
        <w:rPr>
          <w:highlight w:val="yellow"/>
        </w:rPr>
        <w:t>2.1 Review of Endoscopy Data-Sharing Practices</w:t>
      </w:r>
    </w:p>
    <w:p w14:paraId="02FEFC6D" w14:textId="7FB0678E" w:rsidR="2E6813CC" w:rsidRPr="00B81CA0" w:rsidRDefault="2E6813CC" w:rsidP="00896E39">
      <w:pPr>
        <w:spacing w:before="187" w:after="187" w:line="259" w:lineRule="auto"/>
        <w:jc w:val="both"/>
        <w:rPr>
          <w:highlight w:val="yellow"/>
          <w:rPrChange w:id="19" w:author="Peter Kowalczyk" w:date="2026-09-06T09:47:00Z" w16du:dateUtc="2026-09-06T07:47:00Z">
            <w:rPr/>
          </w:rPrChange>
        </w:rPr>
      </w:pPr>
      <w:bookmarkStart w:id="20" w:name="X6d0472d628152558d239086f2313ccacd367b86"/>
      <w:bookmarkEnd w:id="18"/>
      <w:r w:rsidRPr="17992D5A">
        <w:rPr>
          <w:highlight w:val="yellow"/>
        </w:rPr>
        <w:t xml:space="preserve">We searched PubMed </w:t>
      </w:r>
      <w:ins w:id="21" w:author="Peter Kowalczyk" w:date="2026-09-06T09:43:00Z" w16du:dateUtc="2026-09-06T07:43:00Z">
        <w:r w:rsidR="00B81CA0">
          <w:rPr>
            <w:highlight w:val="yellow"/>
          </w:rPr>
          <w:t>on the 6</w:t>
        </w:r>
        <w:r w:rsidR="00B81CA0" w:rsidRPr="00B81CA0">
          <w:rPr>
            <w:highlight w:val="yellow"/>
            <w:vertAlign w:val="superscript"/>
            <w:rPrChange w:id="22" w:author="Peter Kowalczyk" w:date="2026-09-06T09:43:00Z" w16du:dateUtc="2026-09-06T07:43:00Z">
              <w:rPr>
                <w:highlight w:val="yellow"/>
              </w:rPr>
            </w:rPrChange>
          </w:rPr>
          <w:t>th</w:t>
        </w:r>
        <w:r w:rsidR="00B81CA0">
          <w:rPr>
            <w:highlight w:val="yellow"/>
          </w:rPr>
          <w:t xml:space="preserve"> of August </w:t>
        </w:r>
      </w:ins>
      <w:r w:rsidRPr="17992D5A">
        <w:rPr>
          <w:highlight w:val="yellow"/>
        </w:rPr>
        <w:t xml:space="preserve">with the search string </w:t>
      </w:r>
      <w:ins w:id="23" w:author="Peter Kowalczyk" w:date="2026-09-06T09:43:00Z" w16du:dateUtc="2026-09-06T07:43:00Z">
        <w:r w:rsidR="00B81CA0">
          <w:rPr>
            <w:highlight w:val="yellow"/>
          </w:rPr>
          <w:t xml:space="preserve">by combining terms for gastrointestinal </w:t>
        </w:r>
      </w:ins>
      <w:ins w:id="24" w:author="Peter Kowalczyk" w:date="2026-09-06T09:44:00Z" w16du:dateUtc="2026-09-06T07:44:00Z">
        <w:r w:rsidR="00B81CA0">
          <w:rPr>
            <w:highlight w:val="yellow"/>
          </w:rPr>
          <w:t>endoscopy with terms for data and reporting</w:t>
        </w:r>
      </w:ins>
      <w:ins w:id="25" w:author="Peter Kowalczyk" w:date="2026-09-06T09:45:00Z" w16du:dateUtc="2026-09-06T07:45:00Z">
        <w:r w:rsidR="00B81CA0">
          <w:rPr>
            <w:highlight w:val="yellow"/>
          </w:rPr>
          <w:t xml:space="preserve">. The </w:t>
        </w:r>
      </w:ins>
      <w:ins w:id="26" w:author="Peter Kowalczyk" w:date="2026-09-06T09:46:00Z" w16du:dateUtc="2026-09-06T07:46:00Z">
        <w:r w:rsidR="00B81CA0">
          <w:rPr>
            <w:highlight w:val="yellow"/>
          </w:rPr>
          <w:t xml:space="preserve">complete mapped terms with Boolean operators is provided in Appendix </w:t>
        </w:r>
      </w:ins>
      <w:ins w:id="27" w:author="Peter Kowalczyk" w:date="2026-09-06T09:47:00Z" w16du:dateUtc="2026-09-06T07:47:00Z">
        <w:r w:rsidR="00B81CA0">
          <w:rPr>
            <w:highlight w:val="yellow"/>
          </w:rPr>
          <w:t>1.</w:t>
        </w:r>
      </w:ins>
      <w:ins w:id="28" w:author="Peter Kowalczyk" w:date="2026-09-06T09:46:00Z" w16du:dateUtc="2026-09-06T07:46:00Z">
        <w:r w:rsidR="00B81CA0">
          <w:rPr>
            <w:highlight w:val="yellow"/>
          </w:rPr>
          <w:t xml:space="preserve"> </w:t>
        </w:r>
      </w:ins>
      <w:commentRangeStart w:id="29"/>
      <w:del w:id="30" w:author="Peter Kowalczyk" w:date="2026-09-06T09:47:00Z" w16du:dateUtc="2026-09-06T07:47:00Z">
        <w:r w:rsidRPr="17992D5A" w:rsidDel="00B81CA0">
          <w:rPr>
            <w:highlight w:val="yellow"/>
          </w:rPr>
          <w:delText>[("gastrointestinal endoscop*"[ti] OR "digestive endoscop*"[ti] OR "upper gastrointestinal endoscop*"[ti] OR "upper GI endoscop*"[ti] OR "lower gastrointestinal endoscop*"[ti] OR "lower GI endoscop*"[ti] OR gastroscop*[ti] OR esophagogastroduodenoscop*[ti] OR oesophagogastroduodenoscop*[ti] OR colonoscop*[ti] OR sigmoidoscop*[ti] OR enteroscop*[ti] OR "small bowel endoscop*"[ti] OR "capsule endoscop*"[ti] OR "video capsule endoscop*"[ti] OR "device-assisted enteroscop*"[ti] OR "balloon-assisted enteroscop*"[ti] OR "double-balloon enteroscop*"[ti] OR "single-balloon enteroscop*"[ti] OR "spiral enteroscop*"[ti] OR "endoscopic retrograde cholangiopancreatograph*"[ti] OR ERCP[ti] OR "endoscopic ultrasound"[ti] OR "endoscopic ultrasonograph*"[ti] OR endosonograph*[ti]) AND (dataset*[ti] OR "data set*"[ti] OR database*[ti] OR "data base*"[ti] OR registry[ti] OR registries[ti] OR repository[ti] OR "data repositor*"[ti] OR "data resource*"[ti] OR "open data"[ti] OR "shared data"[ti] OR "public data"[ti] OR benchmark*[ti] OR annotation*[ti] OR "annotated dataset*"[ti] OR atlas[ti] OR corpus[ti] OR biobank*[ti] OR metadata[ti] OR "data model*"[ti] OR "information model*"[ti] OR "common data model*"[ti] OR "structured report*"[ti]).]</w:delText>
        </w:r>
        <w:r w:rsidR="5563AF48" w:rsidRPr="17992D5A" w:rsidDel="00B81CA0">
          <w:rPr>
            <w:highlight w:val="yellow"/>
          </w:rPr>
          <w:delText xml:space="preserve">. </w:delText>
        </w:r>
        <w:commentRangeEnd w:id="29"/>
        <w:r w:rsidR="00B20D5D" w:rsidRPr="17992D5A" w:rsidDel="00B81CA0">
          <w:rPr>
            <w:rStyle w:val="Kommentarzeichen"/>
            <w:sz w:val="24"/>
            <w:szCs w:val="24"/>
            <w:highlight w:val="yellow"/>
          </w:rPr>
          <w:commentReference w:id="29"/>
        </w:r>
      </w:del>
      <w:r w:rsidR="5563AF48" w:rsidRPr="17992D5A">
        <w:rPr>
          <w:highlight w:val="yellow"/>
        </w:rPr>
        <w:t>We looked</w:t>
      </w:r>
      <w:r w:rsidRPr="17992D5A">
        <w:rPr>
          <w:highlight w:val="yellow"/>
        </w:rPr>
        <w:t xml:space="preserve"> for </w:t>
      </w:r>
      <w:ins w:id="31" w:author="Peter Kowalczyk" w:date="2026-09-06T09:48:00Z" w16du:dateUtc="2026-09-06T07:48:00Z">
        <w:r w:rsidR="00B81CA0">
          <w:rPr>
            <w:highlight w:val="yellow"/>
          </w:rPr>
          <w:t xml:space="preserve">English-language full-text </w:t>
        </w:r>
      </w:ins>
      <w:r w:rsidRPr="17992D5A">
        <w:rPr>
          <w:highlight w:val="yellow"/>
        </w:rPr>
        <w:t xml:space="preserve">publications reporting or sharing gastrointestinal endoscopy datasets, screened </w:t>
      </w:r>
      <w:commentRangeStart w:id="32"/>
      <w:r w:rsidRPr="17992D5A">
        <w:rPr>
          <w:highlight w:val="yellow"/>
        </w:rPr>
        <w:t xml:space="preserve">[206] </w:t>
      </w:r>
      <w:commentRangeEnd w:id="32"/>
      <w:r w:rsidR="00B81CA0" w:rsidRPr="17992D5A">
        <w:rPr>
          <w:rStyle w:val="Kommentarzeichen"/>
          <w:sz w:val="24"/>
          <w:szCs w:val="24"/>
          <w:highlight w:val="yellow"/>
        </w:rPr>
        <w:commentReference w:id="32"/>
      </w:r>
      <w:r w:rsidRPr="17992D5A">
        <w:rPr>
          <w:highlight w:val="yellow"/>
        </w:rPr>
        <w:t>records</w:t>
      </w:r>
      <w:r w:rsidR="5E227D1A" w:rsidRPr="17992D5A">
        <w:rPr>
          <w:highlight w:val="yellow"/>
        </w:rPr>
        <w:t xml:space="preserve">, excluded commentary and corrigendum records </w:t>
      </w:r>
      <w:r w:rsidRPr="17992D5A">
        <w:rPr>
          <w:highlight w:val="yellow"/>
        </w:rPr>
        <w:t xml:space="preserve">and coded each of the resulting </w:t>
      </w:r>
      <w:r w:rsidR="09E6D3EB" w:rsidRPr="17992D5A">
        <w:rPr>
          <w:highlight w:val="yellow"/>
        </w:rPr>
        <w:lastRenderedPageBreak/>
        <w:t>196</w:t>
      </w:r>
      <w:r w:rsidR="39B1C524" w:rsidRPr="17992D5A">
        <w:rPr>
          <w:highlight w:val="yellow"/>
        </w:rPr>
        <w:t xml:space="preserve"> </w:t>
      </w:r>
      <w:r w:rsidRPr="17992D5A">
        <w:rPr>
          <w:highlight w:val="yellow"/>
        </w:rPr>
        <w:t>unique records for the data format(s) and reusable model artifacts documented in the source publication or its linked repository: PDF/text description, in-article table, image, video, plain CSV export, SQL/EMR/OMOP-linked resource, and JSON/XML/YAML/FHIR- or openEHR-structured representation</w:t>
      </w:r>
      <w:r w:rsidR="7417BB63" w:rsidRPr="17992D5A">
        <w:rPr>
          <w:highlight w:val="yellow"/>
        </w:rPr>
        <w:t>.</w:t>
      </w:r>
      <w:r w:rsidRPr="17992D5A">
        <w:rPr>
          <w:highlight w:val="yellow"/>
        </w:rPr>
        <w:t xml:space="preserve"> Results are reported in Section 3.1.</w:t>
      </w:r>
    </w:p>
    <w:p w14:paraId="5EEA98D8" w14:textId="77777777" w:rsidR="007A546C" w:rsidRDefault="00000000">
      <w:pPr>
        <w:pStyle w:val="berschrift2"/>
      </w:pPr>
      <w:r>
        <w:t>2.2 Design Requirements and Positioning of LXDM</w:t>
      </w:r>
    </w:p>
    <w:p w14:paraId="35FE6045" w14:textId="1E058417" w:rsidR="007A546C" w:rsidRDefault="00000000" w:rsidP="00896E39">
      <w:pPr>
        <w:pStyle w:val="FirstParagraph"/>
        <w:jc w:val="both"/>
      </w:pPr>
      <w:r>
        <w:t xml:space="preserve">LXDM targets clinically focused data analysts, software developers, and medical domain experts who need to capture, validate, and share structured endoscopy data without authoring FHIR profiles or openEHR templates directly. Three design requirements </w:t>
      </w:r>
      <w:r w:rsidR="00B20D5D">
        <w:t xml:space="preserve">were </w:t>
      </w:r>
      <w:r>
        <w:t>followed</w:t>
      </w:r>
      <w:r w:rsidR="00B20D5D">
        <w:t>:</w:t>
      </w:r>
      <w:r>
        <w:t xml:space="preserve"> </w:t>
      </w:r>
      <w:r w:rsidR="00B20D5D">
        <w:t>(1) T</w:t>
      </w:r>
      <w:r>
        <w:t>he canonical structural model must be domain-independent and reusable across clinical areas (e.g., endoscopy, CT, coronary angiography), with serialization an explicit, first-class responsibility so validated objects become uniform, system-independent representations prior to storage rather than leaking application-specific assumptions into persisted data.</w:t>
      </w:r>
      <w:r w:rsidR="00B20D5D">
        <w:t xml:space="preserve"> (2) T</w:t>
      </w:r>
      <w:r>
        <w:t xml:space="preserve">he framework must provide incentives adopters actually need: a ready-to-use Python package for data analysts, and an openly forkable code repository for developers, with the domain-specific </w:t>
      </w:r>
      <w:r>
        <w:rPr>
          <w:i/>
          <w:iCs/>
        </w:rPr>
        <w:t>KnowledgeBase</w:t>
      </w:r>
      <w:r>
        <w:t xml:space="preserve"> fully decoupled from the code so content moderation requires no software-engineering background. </w:t>
      </w:r>
      <w:r w:rsidR="00B20D5D">
        <w:t>(3) U</w:t>
      </w:r>
      <w:r>
        <w:t xml:space="preserve">se-case-specific constraints (e.g., “which findings are available for a given examination?”) must remain expressible and maintainable by medical specialists using </w:t>
      </w:r>
      <w:r>
        <w:rPr>
          <w:i/>
          <w:iCs/>
        </w:rPr>
        <w:t>readable</w:t>
      </w:r>
      <w:r>
        <w:t>, unique text identifiers rather than opaque internal keys. LXDM is positioned upstream of FHIR and openEHR rather than as a competing exchange standard: it targets the entry-time authoring/validation step for which, as shown in Section 3.1, reusable machine-readable artifacts are rarely distributed alongside clinical recommendations, and treats FHIR/openEHR export as a downstream mapping target (Section 5, Outlook).</w:t>
      </w:r>
    </w:p>
    <w:p w14:paraId="5C8D0777" w14:textId="77777777" w:rsidR="007A546C" w:rsidRDefault="00000000">
      <w:pPr>
        <w:pStyle w:val="berschrift2"/>
      </w:pPr>
      <w:bookmarkStart w:id="33" w:name="lxdm-architecture"/>
      <w:bookmarkEnd w:id="20"/>
      <w:r>
        <w:t>2.3 LXDM Architecture</w:t>
      </w:r>
    </w:p>
    <w:p w14:paraId="3E8A63A3" w14:textId="77777777" w:rsidR="007A546C" w:rsidRDefault="00000000" w:rsidP="00896E39">
      <w:pPr>
        <w:pStyle w:val="FirstParagraph"/>
        <w:jc w:val="both"/>
      </w:pPr>
      <w:r>
        <w:t xml:space="preserve">The canonical data model is implemented as Python classes validated with </w:t>
      </w:r>
      <w:r>
        <w:rPr>
          <w:i/>
          <w:iCs/>
        </w:rPr>
        <w:t>Pydantic</w:t>
      </w:r>
      <w:r>
        <w:t xml:space="preserve"> (&gt;=2.10.6) and mirrored with </w:t>
      </w:r>
      <w:r>
        <w:rPr>
          <w:i/>
          <w:iCs/>
        </w:rPr>
        <w:t>Django</w:t>
      </w:r>
      <w:r>
        <w:t xml:space="preserve"> (&gt;=6.0) for relational-database interaction (full dependency list: Supplementary File SF1). Its central component, the </w:t>
      </w:r>
      <w:r>
        <w:rPr>
          <w:i/>
          <w:iCs/>
        </w:rPr>
        <w:t>DbInterface</w:t>
      </w:r>
      <w:r>
        <w:t xml:space="preserve">, contains two nested object groups (Supplementary Figure S1): the </w:t>
      </w:r>
      <w:r>
        <w:rPr>
          <w:i/>
          <w:iCs/>
        </w:rPr>
        <w:t>KnowledgeBase</w:t>
      </w:r>
      <w:r>
        <w:t>, storing domain-specific medical knowledge as controlled vocabulary (</w:t>
      </w:r>
      <w:r>
        <w:rPr>
          <w:i/>
          <w:iCs/>
        </w:rPr>
        <w:t>Examination, Finding, Classification, ClassificationChoice, ClassificationChoiceDescriptor, Unit</w:t>
      </w:r>
      <w:r>
        <w:t xml:space="preserve">), and the </w:t>
      </w:r>
      <w:r>
        <w:rPr>
          <w:i/>
          <w:iCs/>
        </w:rPr>
        <w:t>Ledger</w:t>
      </w:r>
      <w:r>
        <w:t xml:space="preserve">, storing patient-related records that reference </w:t>
      </w:r>
      <w:r>
        <w:rPr>
          <w:i/>
          <w:iCs/>
        </w:rPr>
        <w:t>KnowledgeBase</w:t>
      </w:r>
      <w:r>
        <w:t xml:space="preserve"> objects wherever required (</w:t>
      </w:r>
      <w:r>
        <w:rPr>
          <w:i/>
          <w:iCs/>
        </w:rPr>
        <w:t>Center, Examiner, Patient, PatientExamination, PatientFinding</w:t>
      </w:r>
      <w:r>
        <w:t xml:space="preserve"> and related classification/descriptor models). </w:t>
      </w:r>
      <w:r>
        <w:rPr>
          <w:i/>
          <w:iCs/>
        </w:rPr>
        <w:t>KnowledgeBase</w:t>
      </w:r>
      <w:r>
        <w:t xml:space="preserve"> objects use a stable, unique, human-readable “name” identifier to ease content moderation by medical experts; </w:t>
      </w:r>
      <w:r>
        <w:rPr>
          <w:i/>
          <w:iCs/>
        </w:rPr>
        <w:t>Ledger</w:t>
      </w:r>
      <w:r>
        <w:t xml:space="preserve"> objects are system-generated UUID4 identifiers.</w:t>
      </w:r>
    </w:p>
    <w:p w14:paraId="0E872FCF" w14:textId="77777777" w:rsidR="007A546C" w:rsidRDefault="00000000" w:rsidP="00896E39">
      <w:pPr>
        <w:pStyle w:val="Textkrper"/>
        <w:jc w:val="both"/>
      </w:pPr>
      <w:r>
        <w:t xml:space="preserve">By design, the software itself contains no explicit medical knowledge: domain knowledge is supplied as </w:t>
      </w:r>
      <w:r>
        <w:rPr>
          <w:i/>
          <w:iCs/>
        </w:rPr>
        <w:t>KnowledgeBaseConfig</w:t>
      </w:r>
      <w:r>
        <w:t xml:space="preserve"> modules — structured folders declaring name, version, and dependencies alongside YAML data fixtures — loaded deterministically by a </w:t>
      </w:r>
      <w:r>
        <w:rPr>
          <w:i/>
          <w:iCs/>
        </w:rPr>
        <w:t>DataLoader</w:t>
      </w:r>
      <w:r>
        <w:t xml:space="preserve"> with explicit dependency resolution (Supplementary Figure S2). This separation is what let us load the STAR-derived and MST 3.0 knowledge bases side by side without any change to the underlying model code (Sections 3.3–3.4), and, as shown in </w:t>
      </w:r>
      <w:r>
        <w:lastRenderedPageBreak/>
        <w:t>Section 3.6, lets independently versioned modules encode different categorical boundaries over the same measurement.</w:t>
      </w:r>
    </w:p>
    <w:p w14:paraId="44EA8CC3" w14:textId="5E395832" w:rsidR="007A546C" w:rsidRDefault="00000000" w:rsidP="00896E39">
      <w:pPr>
        <w:pStyle w:val="Textkrper"/>
        <w:jc w:val="both"/>
      </w:pPr>
      <w:r>
        <w:t xml:space="preserve">Construction of patient-related objects is validated at three levels: schema (data types), semantic (referenced concepts exist in the </w:t>
      </w:r>
      <w:r>
        <w:rPr>
          <w:i/>
          <w:iCs/>
        </w:rPr>
        <w:t>KnowledgeBase</w:t>
      </w:r>
      <w:r>
        <w:t xml:space="preserve">), and consistency (referenced concepts are linked as permitted by the </w:t>
      </w:r>
      <w:r>
        <w:rPr>
          <w:i/>
          <w:iCs/>
        </w:rPr>
        <w:t>KnowledgeBase</w:t>
      </w:r>
      <w:r>
        <w:t xml:space="preserve">; Section 3.5). Persisted objects are stored without transformation, so validated data remain structured identically at rest. A complete dataset, including the </w:t>
      </w:r>
      <w:r>
        <w:rPr>
          <w:i/>
          <w:iCs/>
        </w:rPr>
        <w:t>KnowledgeBase</w:t>
      </w:r>
      <w:r>
        <w:t xml:space="preserve"> used to validate it, can be exported to a single file (</w:t>
      </w:r>
      <w:r w:rsidR="00FD6F2A">
        <w:t>“</w:t>
      </w:r>
      <w:r>
        <w:rPr>
          <w:rStyle w:val="VerbatimChar"/>
        </w:rPr>
        <w:t>model_dump</w:t>
      </w:r>
      <w:r w:rsidR="00FD6F2A">
        <w:rPr>
          <w:rStyle w:val="VerbatimChar"/>
        </w:rPr>
        <w:t>” function</w:t>
      </w:r>
      <w:r>
        <w:t>) and reconstructed from it (</w:t>
      </w:r>
      <w:r w:rsidR="00FD6F2A">
        <w:t>“</w:t>
      </w:r>
      <w:r>
        <w:rPr>
          <w:rStyle w:val="VerbatimChar"/>
        </w:rPr>
        <w:t>from_yaml</w:t>
      </w:r>
      <w:r w:rsidR="00FD6F2A">
        <w:rPr>
          <w:rStyle w:val="VerbatimChar"/>
        </w:rPr>
        <w:t>” function</w:t>
      </w:r>
      <w:r>
        <w:t>), so the interpretive context travels with the data rather than being assumed by the consumer (Section 3.7).</w:t>
      </w:r>
    </w:p>
    <w:p w14:paraId="249B172F" w14:textId="77777777" w:rsidR="007A546C" w:rsidRDefault="00000000">
      <w:pPr>
        <w:pStyle w:val="berschrift2"/>
      </w:pPr>
      <w:bookmarkStart w:id="34" w:name="X037b0565e44801820cbadefeb01df15b28297cd"/>
      <w:bookmarkEnd w:id="33"/>
      <w:r>
        <w:t>2.4 Operationalization of the ESGE STAR Recommendations and MST 3.0</w:t>
      </w:r>
    </w:p>
    <w:p w14:paraId="496DDFAB" w14:textId="661BC8BA" w:rsidR="007A546C" w:rsidRDefault="00000000" w:rsidP="00896E39">
      <w:pPr>
        <w:pStyle w:val="FirstParagraph"/>
        <w:jc w:val="both"/>
      </w:pPr>
      <w:r>
        <w:t>The ESGE STAR recommendations for upper gastrointestinal endoscopy</w:t>
      </w:r>
      <w:r w:rsidR="00FD6F2A">
        <w:fldChar w:fldCharType="begin"/>
      </w:r>
      <w:r w:rsidR="00FD6F2A">
        <w:instrText xml:space="preserve"> ADDIN ZOTERO_ITEM CSL_CITATION {"citationID":"BG1e3bv1","properties":{"unsorted":false,"formattedCitation":"\\super 4\\nosupersub{}","plainCitation":"4","noteIndex":0},"citationItems":[{"id":62,"uris":["http://zotero.org/groups/6066433/items/K98BBMUP"],"itemData":{"id":62,"type":"article-journal","abstract":"Upper gastrointestinal (UGI) endoscopy is the mainstay for the diagnosis and staging of precancerous and cancerous conditions of the esophagus, stomach, and duodenum. Despite development of several validated classifications for UGI diseases, endoscopy reports differ between endoscopists and endoscopy departments. This document proposes a standardized high quality UGI endoscopy report, including preprocedural, periprocedural, endoscopic findings, and postprocedural information. Preprocedural details should comprise data on the patient, exam, use of antithrombotic drugs, fasting, and premedication. Periprocedural information should report on medications administered, endoscope used, and the mucosal cleanliness assessment. Endoscopic findings should describe the esophagus, stomach, and duodenum, with any observed abnormalities reported using the most commonly employed classification (provided in the document). Postprocedural details should include data on biopsies and vials, pictures taken during the procedure, and the exam duration. A suggestion for a normal findings report is provided. Standardized reporting could enhance the quality of UGI endoscopy.","citation-key":"espositoSTAndardizationReportsSTAR2025a","container-title":"Endoscopy","DOI":"10.1055/a-2652-8941","ISSN":"0013-726X, 1438-8812","issue":"11","journalAbbreviation":"Endoscopy","language":"en","license":"Georg Thieme Verlag KG Oswald-Hesse-Straße 50, 70469 Stuttgart, Germany","page":"1298-1308","publisher":"Georg Thieme Verlag KG","source":"www.thieme-connect.com","title":"STAndardization of Reports (the STAR project) Upper gastrointestinal endoscopy: European Society of Gastrointestinal Endoscopy (ESGE) Quality Improvement Initiative","title-short":"STAndardization of Reports (the STAR project) Upper gastrointestinal endoscopy","volume":"57","author":[{"family":"Esposito","given":"Gianluca"},{"family":"Areia","given":"Miguel"},{"family":"Ching","given":"Hey-Long"},{"family":"Afify","given":"Shimaa"},{"family":"Guillena","given":"Pedro G. Delgado"},{"family":"López","given":"Raúl Honrubia"},{"family":"Leclercq","given":"Philippe"},{"family":"Monged","given":"Ashraf"},{"family":"Panarese","given":"Alba"},{"family":"Oliveira","given":"Lix A. Reis De"},{"family":"Romańczyk","given":"Marcin"},{"family":"Ballesteros","given":"Eduardo J. Ruiz"},{"family":"Uchima","given":"Hugo I."},{"family":"Zessner-Spitzenberg","given":"Jasmin"},{"family":"Eross","given":"Balint"},{"family":"Hopper","given":"Andrew"},{"family":"Lux","given":"Thomas"},{"family":"McGettigan","given":"Neasa"},{"family":"Oguntoye","given":"Oluwatosin O."},{"family":"Tai","given":"Foong Way David"},{"family":"Gralnek","given":"Ian M."},{"family":"Hassan","given":"Cesare"},{"family":"Bisschops","given":"Raf"},{"family":"Ferlitsch","given":"Monika"},{"family":"Panel","given":"External","dropping-particle":"voting"}],"issued":{"date-parts":[["2025",8]]}}}],"schema":"https://github.com/citation-style-language/schema/raw/master/csl-citation.json"} </w:instrText>
      </w:r>
      <w:r w:rsidR="00FD6F2A">
        <w:fldChar w:fldCharType="separate"/>
      </w:r>
      <w:r w:rsidR="00FD6F2A" w:rsidRPr="00FD6F2A">
        <w:rPr>
          <w:rFonts w:ascii="Cambria" w:hAnsi="Cambria" w:cs="Times New Roman"/>
          <w:vertAlign w:val="superscript"/>
        </w:rPr>
        <w:t>4</w:t>
      </w:r>
      <w:r w:rsidR="00FD6F2A">
        <w:fldChar w:fldCharType="end"/>
      </w:r>
      <w:r w:rsidR="00FD6F2A">
        <w:t xml:space="preserve"> </w:t>
      </w:r>
      <w:r>
        <w:t>were reviewed to plan their digital representation. Recommended report elements — procedural context, examination extent, findings, interventions, complications — were generalized into unbiased data classes without embedding explicit medical knowledge in the model itself; extracted findings (e.g., “Polyp”), their classifications (e.g., Paris classification</w:t>
      </w:r>
      <w:r w:rsidR="00FD6F2A">
        <w:fldChar w:fldCharType="begin"/>
      </w:r>
      <w:r w:rsidR="00FD6F2A">
        <w:instrText xml:space="preserve"> ADDIN ZOTERO_ITEM CSL_CITATION {"citationID":"8XQYB3Dr","properties":{"unsorted":false,"formattedCitation":"\\super 22\\nosupersub{}","plainCitation":"22","noteIndex":0},"citationItems":[{"id":63,"uris":["http://zotero.org/groups/6066433/items/RCIQC5GB"],"itemData":{"id":63,"type":"article-journal","citation-key":"endoscopicclassificationreviewgroupUpdateParisClassification2005","container-title":"Endoscopy","DOI":"10.1055/s-2005-861352","ISSN":"0013-726X, 1438-8812","issue":"6","journalAbbreviation":"Endoscopy","language":"de","page":"570-578","source":"DOI.org (Crossref)","title":"Update on the Paris Classification of Superficial Neoplastic Lesions in the Digestive Tract","volume":"37","author":[{"literal":"Endoscopic Classification Review Group"}],"issued":{"date-parts":[["2005",6]]}}}],"schema":"https://github.com/citation-style-language/schema/raw/master/csl-citation.json"} </w:instrText>
      </w:r>
      <w:r w:rsidR="00FD6F2A">
        <w:fldChar w:fldCharType="separate"/>
      </w:r>
      <w:r w:rsidR="00FD6F2A" w:rsidRPr="00FD6F2A">
        <w:rPr>
          <w:rFonts w:ascii="Cambria" w:hAnsi="Cambria" w:cs="Times New Roman"/>
          <w:vertAlign w:val="superscript"/>
        </w:rPr>
        <w:t>22</w:t>
      </w:r>
      <w:r w:rsidR="00FD6F2A">
        <w:fldChar w:fldCharType="end"/>
      </w:r>
      <w:r>
        <w:t xml:space="preserve">), and non-categorical numeric descriptors (e.g., size in millimeters) remain structurally distinct. Domain knowledge was then solidified into YAML data fixtures populating the generic </w:t>
      </w:r>
      <w:r>
        <w:rPr>
          <w:i/>
          <w:iCs/>
        </w:rPr>
        <w:t>KnowledgeBase</w:t>
      </w:r>
      <w:r>
        <w:t xml:space="preserve"> models described in Section 2.3.</w:t>
      </w:r>
    </w:p>
    <w:p w14:paraId="5812692C" w14:textId="399369C2" w:rsidR="007A546C" w:rsidRDefault="00000000" w:rsidP="00896E39">
      <w:pPr>
        <w:pStyle w:val="Textkrper"/>
        <w:jc w:val="both"/>
      </w:pPr>
      <w:r>
        <w:t xml:space="preserve">To test whether this approach generalizes to a terminology it was not designed around, we independently audited an existing MST 3.0 </w:t>
      </w:r>
      <w:r>
        <w:rPr>
          <w:i/>
          <w:iCs/>
        </w:rPr>
        <w:t>KnowledgeBaseConfig</w:t>
      </w:r>
      <w:r>
        <w:t xml:space="preserve"> module against its official source tables</w:t>
      </w:r>
      <w:r w:rsidR="00FD6F2A">
        <w:fldChar w:fldCharType="begin"/>
      </w:r>
      <w:r w:rsidR="00FD6F2A">
        <w:instrText xml:space="preserve"> ADDIN ZOTERO_ITEM CSL_CITATION {"citationID":"Begm6NbX","properties":{"unsorted":false,"formattedCitation":"\\super 12\\nosupersub{}","plainCitation":"12","noteIndex":0},"citationItems":[{"id":270,"uris":["http://zotero.org/groups/6066433/items/KVLIPAKV"],"itemData":{"id":270,"type":"article-journal","citation-key":"aabakkenMinimalStandardTerminology2009","container-title":"Endoscopy","DOI":"10.1055/s-0029-1214949","ISSN":"0013-726X, 1438-8812","issue":"08","journalAbbreviation":"Endoscopy","language":"en","page":"727-728","source":"DOI.org (Crossref)","title":"Minimal standard terminology for gastrointestinal endoscopy – &lt;i&gt;MST 3.0&lt;/i&gt;","volume":"41","author":[{"family":"Aabakken","given":"Lars"},{"family":"Rembacken","given":"Bjorn"},{"family":"LeMoine","given":"Olivier"},{"family":"Kuznetsov","given":"Konstantin"},{"family":"Rey","given":"Jean-Francois"},{"family":"Rösch","given":"Thomas"},{"family":"Eisen","given":"Glen"},{"family":"Cotton","given":"Peter"},{"family":"Fujino","given":"Masayuki"}],"issued":{"date-parts":[["2009",8,10]]}}}],"schema":"https://github.com/citation-style-language/schema/raw/master/csl-citation.json"} </w:instrText>
      </w:r>
      <w:r w:rsidR="00FD6F2A">
        <w:fldChar w:fldCharType="separate"/>
      </w:r>
      <w:r w:rsidR="00FD6F2A" w:rsidRPr="00FD6F2A">
        <w:rPr>
          <w:rFonts w:ascii="Cambria" w:hAnsi="Cambria" w:cs="Times New Roman"/>
          <w:vertAlign w:val="superscript"/>
        </w:rPr>
        <w:t>12</w:t>
      </w:r>
      <w:r w:rsidR="00FD6F2A">
        <w:fldChar w:fldCharType="end"/>
      </w:r>
      <w:r>
        <w:t>, sheet by sheet, diffing every source term against the packaged fixtures and checking full referential integrity — every classification, finding-type, and intervention-type reference resolving to a defined object — across all 957 module entries. Gaps identified were closed without changing any existing internal identifier, preserving backward compatibility with prior report-template references (Section 3.4).</w:t>
      </w:r>
    </w:p>
    <w:p w14:paraId="4A27C426" w14:textId="77777777" w:rsidR="007A546C" w:rsidRDefault="00000000" w:rsidP="00896E39">
      <w:pPr>
        <w:pStyle w:val="Textkrper"/>
        <w:jc w:val="both"/>
      </w:pPr>
      <w:r>
        <w:t>Ethical review was not required, as neither human nor animal subjects were involved in this research.</w:t>
      </w:r>
    </w:p>
    <w:p w14:paraId="656FF3E5" w14:textId="77777777" w:rsidR="007A546C" w:rsidRDefault="00000000">
      <w:pPr>
        <w:pStyle w:val="berschrift1"/>
      </w:pPr>
      <w:bookmarkStart w:id="35" w:name="results"/>
      <w:bookmarkEnd w:id="17"/>
      <w:bookmarkEnd w:id="34"/>
      <w:r>
        <w:t>3. Results</w:t>
      </w:r>
    </w:p>
    <w:p w14:paraId="305E3F55" w14:textId="77777777" w:rsidR="007A546C" w:rsidRDefault="00000000" w:rsidP="00896E39">
      <w:pPr>
        <w:pStyle w:val="FirstParagraph"/>
        <w:jc w:val="both"/>
      </w:pPr>
      <w:r>
        <w:t>LXDM is publicly available as a ready-to-use Python package (</w:t>
      </w:r>
      <w:hyperlink r:id="rId12">
        <w:r w:rsidR="007A546C">
          <w:rPr>
            <w:rStyle w:val="Hyperlink"/>
          </w:rPr>
          <w:t>https://pypi.org/project/lx-dtypes/</w:t>
        </w:r>
      </w:hyperlink>
      <w:r>
        <w:t>) and as a code repository for development (</w:t>
      </w:r>
      <w:hyperlink r:id="rId13">
        <w:r w:rsidR="007A546C">
          <w:rPr>
            <w:rStyle w:val="Hyperlink"/>
          </w:rPr>
          <w:t>https://github.com/wg-lux/lx-data-models</w:t>
        </w:r>
      </w:hyperlink>
      <w:r>
        <w:t xml:space="preserve">), with extensive automated test coverage that also serves as executable usage documentation for all core data classes. This publication references version </w:t>
      </w:r>
      <w:commentRangeStart w:id="36"/>
      <w:r>
        <w:t xml:space="preserve">0.1.1 </w:t>
      </w:r>
      <w:commentRangeEnd w:id="36"/>
      <w:r w:rsidR="00FD6F2A">
        <w:rPr>
          <w:rStyle w:val="Kommentarzeichen"/>
          <w:sz w:val="24"/>
          <w:szCs w:val="24"/>
        </w:rPr>
        <w:commentReference w:id="36"/>
      </w:r>
      <w:r>
        <w:t>of the LXDM module and does not cover all implemented features, which remain under continuous development; the technical documentation on GitHub is updated independently.</w:t>
      </w:r>
    </w:p>
    <w:p w14:paraId="263D9643" w14:textId="77777777" w:rsidR="007A546C" w:rsidRDefault="00000000">
      <w:pPr>
        <w:pStyle w:val="berschrift2"/>
      </w:pPr>
      <w:bookmarkStart w:id="37" w:name="current-endoscopy-data-sharing-practice"/>
      <w:r>
        <w:lastRenderedPageBreak/>
        <w:t>3.1 Current Endoscopy Data-Sharing Practice</w:t>
      </w:r>
    </w:p>
    <w:p w14:paraId="5B90EFE8" w14:textId="77777777" w:rsidR="007A546C" w:rsidRDefault="00000000" w:rsidP="00896E39">
      <w:pPr>
        <w:pStyle w:val="FirstParagraph"/>
        <w:jc w:val="both"/>
      </w:pPr>
      <w:r>
        <w:t xml:space="preserve">Screening 206 unique PubMed-indexed gastrointestinal endoscopy data-source records (Section 2.1) for evidence of reusable model artifacts showed: 206/206 (100.0%) providing a PDF/text description, 194/206 (94.2%) an in-article table, 29/206 (14.1%) images, </w:t>
      </w:r>
      <w:commentRangeStart w:id="38"/>
      <w:r>
        <w:t>25/206 (12.1%) an SQL/EMR/OMOP-linked resource</w:t>
      </w:r>
      <w:commentRangeEnd w:id="38"/>
      <w:r w:rsidR="009B051F">
        <w:rPr>
          <w:rStyle w:val="Kommentarzeichen"/>
          <w:sz w:val="24"/>
          <w:szCs w:val="24"/>
        </w:rPr>
        <w:commentReference w:id="38"/>
      </w:r>
      <w:r>
        <w:t>, 14/206 (6.8%) video, 10/206 (4.9%) a plain CSV export, and only 1/206 (0.5%) any evidence of a JSON/XML/YAML/FHIR- or openEHR-structured representation (Table 2). Multiple formats can co-occur per record, so columns do not sum to 100%.</w:t>
      </w:r>
    </w:p>
    <w:p w14:paraId="29D6AEF2" w14:textId="77777777" w:rsidR="007A546C" w:rsidRDefault="00000000">
      <w:pPr>
        <w:pStyle w:val="Textkrper"/>
      </w:pPr>
      <w:r>
        <w:rPr>
          <w:b/>
          <w:bCs/>
        </w:rPr>
        <w:t>Table 2.</w:t>
      </w:r>
      <w:r>
        <w:t xml:space="preserve"> Reusable format coverage across 206 screened GI endoscopy data-source records</w:t>
      </w:r>
    </w:p>
    <w:tbl>
      <w:tblPr>
        <w:tblStyle w:val="Table"/>
        <w:tblW w:w="0" w:type="auto"/>
        <w:tblLook w:val="0020" w:firstRow="1" w:lastRow="0" w:firstColumn="0" w:lastColumn="0" w:noHBand="0" w:noVBand="0"/>
      </w:tblPr>
      <w:tblGrid>
        <w:gridCol w:w="4244"/>
        <w:gridCol w:w="972"/>
        <w:gridCol w:w="797"/>
      </w:tblGrid>
      <w:tr w:rsidR="007A546C" w14:paraId="40AD6BC6" w14:textId="77777777" w:rsidTr="007A546C">
        <w:trPr>
          <w:cnfStyle w:val="100000000000" w:firstRow="1" w:lastRow="0" w:firstColumn="0" w:lastColumn="0" w:oddVBand="0" w:evenVBand="0" w:oddHBand="0" w:evenHBand="0" w:firstRowFirstColumn="0" w:firstRowLastColumn="0" w:lastRowFirstColumn="0" w:lastRowLastColumn="0"/>
          <w:tblHeader/>
        </w:trPr>
        <w:tc>
          <w:tcPr>
            <w:tcW w:w="0" w:type="auto"/>
          </w:tcPr>
          <w:p w14:paraId="484EA1E9" w14:textId="77777777" w:rsidR="007A546C" w:rsidRDefault="00000000">
            <w:pPr>
              <w:pStyle w:val="Compact"/>
            </w:pPr>
            <w:r>
              <w:t>Reported format / representation</w:t>
            </w:r>
          </w:p>
        </w:tc>
        <w:tc>
          <w:tcPr>
            <w:tcW w:w="0" w:type="auto"/>
          </w:tcPr>
          <w:p w14:paraId="43B3516F" w14:textId="77777777" w:rsidR="007A546C" w:rsidRDefault="00000000">
            <w:pPr>
              <w:pStyle w:val="Compact"/>
            </w:pPr>
            <w:r>
              <w:t>n / 206</w:t>
            </w:r>
          </w:p>
        </w:tc>
        <w:tc>
          <w:tcPr>
            <w:tcW w:w="0" w:type="auto"/>
          </w:tcPr>
          <w:p w14:paraId="6462C093" w14:textId="77777777" w:rsidR="007A546C" w:rsidRDefault="00000000">
            <w:pPr>
              <w:pStyle w:val="Compact"/>
            </w:pPr>
            <w:r>
              <w:t>%</w:t>
            </w:r>
          </w:p>
        </w:tc>
      </w:tr>
      <w:tr w:rsidR="007A546C" w14:paraId="6F514204" w14:textId="77777777">
        <w:tc>
          <w:tcPr>
            <w:tcW w:w="0" w:type="auto"/>
          </w:tcPr>
          <w:p w14:paraId="6974898B" w14:textId="77777777" w:rsidR="007A546C" w:rsidRDefault="00000000">
            <w:pPr>
              <w:pStyle w:val="Compact"/>
            </w:pPr>
            <w:r>
              <w:t>PDF / text / TXT (the publication itself)</w:t>
            </w:r>
          </w:p>
        </w:tc>
        <w:tc>
          <w:tcPr>
            <w:tcW w:w="0" w:type="auto"/>
          </w:tcPr>
          <w:p w14:paraId="252A9252" w14:textId="77777777" w:rsidR="007A546C" w:rsidRDefault="00000000">
            <w:pPr>
              <w:pStyle w:val="Compact"/>
            </w:pPr>
            <w:r>
              <w:t>206</w:t>
            </w:r>
          </w:p>
        </w:tc>
        <w:tc>
          <w:tcPr>
            <w:tcW w:w="0" w:type="auto"/>
          </w:tcPr>
          <w:p w14:paraId="01DF9590" w14:textId="77777777" w:rsidR="007A546C" w:rsidRDefault="00000000">
            <w:pPr>
              <w:pStyle w:val="Compact"/>
            </w:pPr>
            <w:r>
              <w:t>100.0</w:t>
            </w:r>
          </w:p>
        </w:tc>
      </w:tr>
      <w:tr w:rsidR="007A546C" w14:paraId="78E2512A" w14:textId="77777777">
        <w:tc>
          <w:tcPr>
            <w:tcW w:w="0" w:type="auto"/>
          </w:tcPr>
          <w:p w14:paraId="7D92F54F" w14:textId="77777777" w:rsidR="007A546C" w:rsidRDefault="00000000">
            <w:pPr>
              <w:pStyle w:val="Compact"/>
            </w:pPr>
            <w:r>
              <w:t>In-article table</w:t>
            </w:r>
          </w:p>
        </w:tc>
        <w:tc>
          <w:tcPr>
            <w:tcW w:w="0" w:type="auto"/>
          </w:tcPr>
          <w:p w14:paraId="4E8DAD35" w14:textId="77777777" w:rsidR="007A546C" w:rsidRDefault="00000000">
            <w:pPr>
              <w:pStyle w:val="Compact"/>
            </w:pPr>
            <w:r>
              <w:t>194</w:t>
            </w:r>
          </w:p>
        </w:tc>
        <w:tc>
          <w:tcPr>
            <w:tcW w:w="0" w:type="auto"/>
          </w:tcPr>
          <w:p w14:paraId="28299823" w14:textId="77777777" w:rsidR="007A546C" w:rsidRDefault="00000000">
            <w:pPr>
              <w:pStyle w:val="Compact"/>
            </w:pPr>
            <w:r>
              <w:t>94.2</w:t>
            </w:r>
          </w:p>
        </w:tc>
      </w:tr>
      <w:tr w:rsidR="007A546C" w14:paraId="48941363" w14:textId="77777777">
        <w:tc>
          <w:tcPr>
            <w:tcW w:w="0" w:type="auto"/>
          </w:tcPr>
          <w:p w14:paraId="60DA95C2" w14:textId="77777777" w:rsidR="007A546C" w:rsidRDefault="00000000">
            <w:pPr>
              <w:pStyle w:val="Compact"/>
            </w:pPr>
            <w:r>
              <w:t>Image</w:t>
            </w:r>
          </w:p>
        </w:tc>
        <w:tc>
          <w:tcPr>
            <w:tcW w:w="0" w:type="auto"/>
          </w:tcPr>
          <w:p w14:paraId="4B34824B" w14:textId="77777777" w:rsidR="007A546C" w:rsidRDefault="00000000">
            <w:pPr>
              <w:pStyle w:val="Compact"/>
            </w:pPr>
            <w:r>
              <w:t>29</w:t>
            </w:r>
          </w:p>
        </w:tc>
        <w:tc>
          <w:tcPr>
            <w:tcW w:w="0" w:type="auto"/>
          </w:tcPr>
          <w:p w14:paraId="30BCB9D0" w14:textId="77777777" w:rsidR="007A546C" w:rsidRDefault="00000000">
            <w:pPr>
              <w:pStyle w:val="Compact"/>
            </w:pPr>
            <w:r>
              <w:t>14.1</w:t>
            </w:r>
          </w:p>
        </w:tc>
      </w:tr>
      <w:tr w:rsidR="007A546C" w14:paraId="1DB278F4" w14:textId="77777777">
        <w:tc>
          <w:tcPr>
            <w:tcW w:w="0" w:type="auto"/>
          </w:tcPr>
          <w:p w14:paraId="32F42341" w14:textId="77777777" w:rsidR="007A546C" w:rsidRDefault="00000000">
            <w:pPr>
              <w:pStyle w:val="Compact"/>
            </w:pPr>
            <w:r>
              <w:t>SQL / EMR / OMOP-linked resource</w:t>
            </w:r>
          </w:p>
        </w:tc>
        <w:tc>
          <w:tcPr>
            <w:tcW w:w="0" w:type="auto"/>
          </w:tcPr>
          <w:p w14:paraId="4BFDD700" w14:textId="77777777" w:rsidR="007A546C" w:rsidRDefault="00000000">
            <w:pPr>
              <w:pStyle w:val="Compact"/>
            </w:pPr>
            <w:r>
              <w:t>25</w:t>
            </w:r>
          </w:p>
        </w:tc>
        <w:tc>
          <w:tcPr>
            <w:tcW w:w="0" w:type="auto"/>
          </w:tcPr>
          <w:p w14:paraId="2B362878" w14:textId="77777777" w:rsidR="007A546C" w:rsidRDefault="00000000">
            <w:pPr>
              <w:pStyle w:val="Compact"/>
            </w:pPr>
            <w:r>
              <w:t>12.1</w:t>
            </w:r>
          </w:p>
        </w:tc>
      </w:tr>
      <w:tr w:rsidR="007A546C" w14:paraId="2B155D14" w14:textId="77777777">
        <w:tc>
          <w:tcPr>
            <w:tcW w:w="0" w:type="auto"/>
          </w:tcPr>
          <w:p w14:paraId="490E4B23" w14:textId="77777777" w:rsidR="007A546C" w:rsidRDefault="00000000">
            <w:pPr>
              <w:pStyle w:val="Compact"/>
            </w:pPr>
            <w:r>
              <w:t>Video</w:t>
            </w:r>
          </w:p>
        </w:tc>
        <w:tc>
          <w:tcPr>
            <w:tcW w:w="0" w:type="auto"/>
          </w:tcPr>
          <w:p w14:paraId="4E1E336A" w14:textId="77777777" w:rsidR="007A546C" w:rsidRDefault="00000000">
            <w:pPr>
              <w:pStyle w:val="Compact"/>
            </w:pPr>
            <w:r>
              <w:t>14</w:t>
            </w:r>
          </w:p>
        </w:tc>
        <w:tc>
          <w:tcPr>
            <w:tcW w:w="0" w:type="auto"/>
          </w:tcPr>
          <w:p w14:paraId="78900AA6" w14:textId="77777777" w:rsidR="007A546C" w:rsidRDefault="00000000">
            <w:pPr>
              <w:pStyle w:val="Compact"/>
            </w:pPr>
            <w:r>
              <w:t>6.8</w:t>
            </w:r>
          </w:p>
        </w:tc>
      </w:tr>
      <w:tr w:rsidR="007A546C" w14:paraId="2F0815DB" w14:textId="77777777">
        <w:tc>
          <w:tcPr>
            <w:tcW w:w="0" w:type="auto"/>
          </w:tcPr>
          <w:p w14:paraId="41435B2A" w14:textId="77777777" w:rsidR="007A546C" w:rsidRDefault="00000000">
            <w:pPr>
              <w:pStyle w:val="Compact"/>
            </w:pPr>
            <w:r>
              <w:t>CSV</w:t>
            </w:r>
          </w:p>
        </w:tc>
        <w:tc>
          <w:tcPr>
            <w:tcW w:w="0" w:type="auto"/>
          </w:tcPr>
          <w:p w14:paraId="5D369756" w14:textId="77777777" w:rsidR="007A546C" w:rsidRDefault="00000000">
            <w:pPr>
              <w:pStyle w:val="Compact"/>
            </w:pPr>
            <w:r>
              <w:t>10</w:t>
            </w:r>
          </w:p>
        </w:tc>
        <w:tc>
          <w:tcPr>
            <w:tcW w:w="0" w:type="auto"/>
          </w:tcPr>
          <w:p w14:paraId="0AC87A71" w14:textId="77777777" w:rsidR="007A546C" w:rsidRDefault="00000000">
            <w:pPr>
              <w:pStyle w:val="Compact"/>
            </w:pPr>
            <w:r>
              <w:t>4.9</w:t>
            </w:r>
          </w:p>
        </w:tc>
      </w:tr>
      <w:tr w:rsidR="007A546C" w14:paraId="0796482A" w14:textId="77777777">
        <w:tc>
          <w:tcPr>
            <w:tcW w:w="0" w:type="auto"/>
          </w:tcPr>
          <w:p w14:paraId="77B825BB" w14:textId="77777777" w:rsidR="007A546C" w:rsidRDefault="00000000">
            <w:pPr>
              <w:pStyle w:val="Compact"/>
            </w:pPr>
            <w:r>
              <w:t>JSON / XML / YAML / FHIR / openEHR</w:t>
            </w:r>
          </w:p>
        </w:tc>
        <w:tc>
          <w:tcPr>
            <w:tcW w:w="0" w:type="auto"/>
          </w:tcPr>
          <w:p w14:paraId="649841BE" w14:textId="77777777" w:rsidR="007A546C" w:rsidRDefault="00000000">
            <w:pPr>
              <w:pStyle w:val="Compact"/>
            </w:pPr>
            <w:r>
              <w:t>1</w:t>
            </w:r>
          </w:p>
        </w:tc>
        <w:tc>
          <w:tcPr>
            <w:tcW w:w="0" w:type="auto"/>
          </w:tcPr>
          <w:p w14:paraId="221320B8" w14:textId="77777777" w:rsidR="007A546C" w:rsidRDefault="00000000">
            <w:pPr>
              <w:pStyle w:val="Compact"/>
            </w:pPr>
            <w:r>
              <w:t>0.5</w:t>
            </w:r>
          </w:p>
        </w:tc>
      </w:tr>
    </w:tbl>
    <w:p w14:paraId="288F05F2" w14:textId="77777777" w:rsidR="007A546C" w:rsidRDefault="00000000">
      <w:pPr>
        <w:pStyle w:val="Textkrper"/>
      </w:pPr>
      <w:commentRangeStart w:id="39"/>
      <w:r>
        <w:rPr>
          <w:i/>
          <w:iCs/>
        </w:rPr>
        <w:t>Source: our own literature research (Section 2.1); coding for records not curated from full-text review is conservative and primarily title/PubMed-metadata based (see Section 2.1).</w:t>
      </w:r>
      <w:commentRangeEnd w:id="39"/>
      <w:r w:rsidR="009B051F">
        <w:rPr>
          <w:rStyle w:val="Kommentarzeichen"/>
          <w:sz w:val="24"/>
          <w:szCs w:val="24"/>
        </w:rPr>
        <w:commentReference w:id="39"/>
      </w:r>
    </w:p>
    <w:p w14:paraId="7CFC39FB" w14:textId="77777777" w:rsidR="007A546C" w:rsidRDefault="00000000">
      <w:pPr>
        <w:pStyle w:val="berschrift2"/>
      </w:pPr>
      <w:bookmarkStart w:id="40" w:name="lxdm-data-model-architecture"/>
      <w:bookmarkEnd w:id="37"/>
      <w:r>
        <w:t>3.2 LXDM Data-Model Architecture</w:t>
      </w:r>
    </w:p>
    <w:p w14:paraId="1AB7EB3D" w14:textId="77777777" w:rsidR="007A546C" w:rsidRDefault="00000000" w:rsidP="00896E39">
      <w:pPr>
        <w:pStyle w:val="FirstParagraph"/>
        <w:jc w:val="both"/>
      </w:pPr>
      <w:r>
        <w:t>The canonical model consists of a small set of generic, domain-independent structural primitives (Table 1) that are populated with either medical knowledge (</w:t>
      </w:r>
      <w:r>
        <w:rPr>
          <w:i/>
          <w:iCs/>
        </w:rPr>
        <w:t>KnowledgeBase</w:t>
      </w:r>
      <w:r>
        <w:t xml:space="preserve"> objects) or patient data (</w:t>
      </w:r>
      <w:r>
        <w:rPr>
          <w:i/>
          <w:iCs/>
        </w:rPr>
        <w:t>Ledger</w:t>
      </w:r>
      <w:r>
        <w:t xml:space="preserve"> objects, Section 2.3). Because patient-related objects are always constructed by referencing previously established </w:t>
      </w:r>
      <w:r>
        <w:rPr>
          <w:i/>
          <w:iCs/>
        </w:rPr>
        <w:t>KnowledgeBase</w:t>
      </w:r>
      <w:r>
        <w:t xml:space="preserve"> objects, every record is logically coherent by construction rather than by post-hoc checking: for example, a </w:t>
      </w:r>
      <w:r>
        <w:rPr>
          <w:i/>
          <w:iCs/>
        </w:rPr>
        <w:t>PatientExamination</w:t>
      </w:r>
      <w:r>
        <w:t xml:space="preserve"> can only be linked to </w:t>
      </w:r>
      <w:r>
        <w:rPr>
          <w:i/>
          <w:iCs/>
        </w:rPr>
        <w:t>PatientFindings</w:t>
      </w:r>
      <w:r>
        <w:t xml:space="preserve"> whose underlying </w:t>
      </w:r>
      <w:r>
        <w:rPr>
          <w:i/>
          <w:iCs/>
        </w:rPr>
        <w:t>Finding</w:t>
      </w:r>
      <w:r>
        <w:t xml:space="preserve"> is declared, in the </w:t>
      </w:r>
      <w:r>
        <w:rPr>
          <w:i/>
          <w:iCs/>
        </w:rPr>
        <w:t>KnowledgeBase</w:t>
      </w:r>
      <w:r>
        <w:t xml:space="preserve">, as valid </w:t>
      </w:r>
      <w:commentRangeStart w:id="41"/>
      <w:r>
        <w:t xml:space="preserve">for that examination’s </w:t>
      </w:r>
      <w:r>
        <w:rPr>
          <w:i/>
          <w:iCs/>
        </w:rPr>
        <w:t>Examination</w:t>
      </w:r>
      <w:r>
        <w:t xml:space="preserve"> type</w:t>
      </w:r>
      <w:commentRangeEnd w:id="41"/>
      <w:r w:rsidR="00C96A8B">
        <w:rPr>
          <w:rStyle w:val="Kommentarzeichen"/>
          <w:sz w:val="24"/>
          <w:szCs w:val="24"/>
        </w:rPr>
        <w:commentReference w:id="41"/>
      </w:r>
      <w:r>
        <w:t>. Supplementary Figure S1 illustrates this relationship for a gastroscopy/polyp example.</w:t>
      </w:r>
    </w:p>
    <w:p w14:paraId="0493C331" w14:textId="77777777" w:rsidR="007A546C" w:rsidRDefault="00000000">
      <w:pPr>
        <w:pStyle w:val="Textkrper"/>
      </w:pPr>
      <w:r>
        <w:rPr>
          <w:b/>
          <w:bCs/>
        </w:rPr>
        <w:t>Table 1.</w:t>
      </w:r>
      <w:r>
        <w:t xml:space="preserve"> Core structural primitives of the canonical data model</w:t>
      </w:r>
    </w:p>
    <w:tbl>
      <w:tblPr>
        <w:tblStyle w:val="Table"/>
        <w:tblW w:w="5000" w:type="pct"/>
        <w:tblLook w:val="0020" w:firstRow="1" w:lastRow="0" w:firstColumn="0" w:lastColumn="0" w:noHBand="0" w:noVBand="0"/>
      </w:tblPr>
      <w:tblGrid>
        <w:gridCol w:w="1510"/>
        <w:gridCol w:w="3468"/>
        <w:gridCol w:w="4598"/>
      </w:tblGrid>
      <w:tr w:rsidR="007A546C" w14:paraId="7E162AC3" w14:textId="77777777" w:rsidTr="007A546C">
        <w:trPr>
          <w:cnfStyle w:val="100000000000" w:firstRow="1" w:lastRow="0" w:firstColumn="0" w:lastColumn="0" w:oddVBand="0" w:evenVBand="0" w:oddHBand="0" w:evenHBand="0" w:firstRowFirstColumn="0" w:firstRowLastColumn="0" w:lastRowFirstColumn="0" w:lastRowLastColumn="0"/>
          <w:tblHeader/>
        </w:trPr>
        <w:tc>
          <w:tcPr>
            <w:tcW w:w="0" w:type="auto"/>
          </w:tcPr>
          <w:p w14:paraId="1FD7FC60" w14:textId="77777777" w:rsidR="007A546C" w:rsidRDefault="00000000">
            <w:pPr>
              <w:pStyle w:val="Compact"/>
            </w:pPr>
            <w:r>
              <w:t>Primitive</w:t>
            </w:r>
          </w:p>
        </w:tc>
        <w:tc>
          <w:tcPr>
            <w:tcW w:w="0" w:type="auto"/>
          </w:tcPr>
          <w:p w14:paraId="3DA1D686" w14:textId="77777777" w:rsidR="007A546C" w:rsidRDefault="00000000">
            <w:pPr>
              <w:pStyle w:val="Compact"/>
            </w:pPr>
            <w:r>
              <w:t>Definition</w:t>
            </w:r>
          </w:p>
        </w:tc>
        <w:tc>
          <w:tcPr>
            <w:tcW w:w="0" w:type="auto"/>
          </w:tcPr>
          <w:p w14:paraId="4412BE45" w14:textId="77777777" w:rsidR="007A546C" w:rsidRDefault="00000000">
            <w:pPr>
              <w:pStyle w:val="Compact"/>
            </w:pPr>
            <w:r>
              <w:t>Example</w:t>
            </w:r>
          </w:p>
        </w:tc>
      </w:tr>
      <w:tr w:rsidR="007A546C" w14:paraId="596BC373" w14:textId="77777777">
        <w:tc>
          <w:tcPr>
            <w:tcW w:w="0" w:type="auto"/>
          </w:tcPr>
          <w:p w14:paraId="0AA07694" w14:textId="77777777" w:rsidR="007A546C" w:rsidRDefault="00000000">
            <w:pPr>
              <w:pStyle w:val="Compact"/>
            </w:pPr>
            <w:r>
              <w:t>Entity</w:t>
            </w:r>
          </w:p>
        </w:tc>
        <w:tc>
          <w:tcPr>
            <w:tcW w:w="0" w:type="auto"/>
          </w:tcPr>
          <w:p w14:paraId="46653C95" w14:textId="77777777" w:rsidR="007A546C" w:rsidRDefault="00000000">
            <w:pPr>
              <w:pStyle w:val="Compact"/>
            </w:pPr>
            <w:r>
              <w:t>Discrete, identifiable object</w:t>
            </w:r>
          </w:p>
        </w:tc>
        <w:tc>
          <w:tcPr>
            <w:tcW w:w="0" w:type="auto"/>
          </w:tcPr>
          <w:p w14:paraId="48DDDF73" w14:textId="77777777" w:rsidR="007A546C" w:rsidRDefault="00000000">
            <w:pPr>
              <w:pStyle w:val="Compact"/>
            </w:pPr>
            <w:r>
              <w:t>Patient, Examination, Finding, PatientExamination, PatientFinding</w:t>
            </w:r>
          </w:p>
        </w:tc>
      </w:tr>
      <w:tr w:rsidR="007A546C" w14:paraId="61D19AFD" w14:textId="77777777">
        <w:tc>
          <w:tcPr>
            <w:tcW w:w="0" w:type="auto"/>
          </w:tcPr>
          <w:p w14:paraId="05A005AD" w14:textId="77777777" w:rsidR="007A546C" w:rsidRDefault="00000000">
            <w:pPr>
              <w:pStyle w:val="Compact"/>
            </w:pPr>
            <w:r>
              <w:t>Attribute</w:t>
            </w:r>
          </w:p>
        </w:tc>
        <w:tc>
          <w:tcPr>
            <w:tcW w:w="0" w:type="auto"/>
          </w:tcPr>
          <w:p w14:paraId="543846F2" w14:textId="77777777" w:rsidR="007A546C" w:rsidRDefault="00000000">
            <w:pPr>
              <w:pStyle w:val="Compact"/>
            </w:pPr>
            <w:r>
              <w:t>Typed property of an entity with explicit constraints</w:t>
            </w:r>
          </w:p>
        </w:tc>
        <w:tc>
          <w:tcPr>
            <w:tcW w:w="0" w:type="auto"/>
          </w:tcPr>
          <w:p w14:paraId="48952920" w14:textId="77777777" w:rsidR="007A546C" w:rsidRDefault="00000000">
            <w:pPr>
              <w:pStyle w:val="Compact"/>
            </w:pPr>
            <w:r>
              <w:t>Timestamp, numeric value with unit, categorical value</w:t>
            </w:r>
          </w:p>
        </w:tc>
      </w:tr>
      <w:tr w:rsidR="007A546C" w14:paraId="543F0FE0" w14:textId="77777777">
        <w:tc>
          <w:tcPr>
            <w:tcW w:w="0" w:type="auto"/>
          </w:tcPr>
          <w:p w14:paraId="01E3B43E" w14:textId="77777777" w:rsidR="007A546C" w:rsidRDefault="00000000">
            <w:pPr>
              <w:pStyle w:val="Compact"/>
            </w:pPr>
            <w:r>
              <w:t>Relationship</w:t>
            </w:r>
          </w:p>
        </w:tc>
        <w:tc>
          <w:tcPr>
            <w:tcW w:w="0" w:type="auto"/>
          </w:tcPr>
          <w:p w14:paraId="0C761DFF" w14:textId="77777777" w:rsidR="007A546C" w:rsidRDefault="00000000">
            <w:pPr>
              <w:pStyle w:val="Compact"/>
            </w:pPr>
            <w:r>
              <w:t>Explicit, directional link between entities</w:t>
            </w:r>
          </w:p>
        </w:tc>
        <w:tc>
          <w:tcPr>
            <w:tcW w:w="0" w:type="auto"/>
          </w:tcPr>
          <w:p w14:paraId="49B25AB1" w14:textId="77777777" w:rsidR="007A546C" w:rsidRDefault="00000000">
            <w:pPr>
              <w:pStyle w:val="Compact"/>
            </w:pPr>
            <w:r>
              <w:t>Finding → Examination</w:t>
            </w:r>
          </w:p>
        </w:tc>
      </w:tr>
      <w:tr w:rsidR="007A546C" w14:paraId="6ABE3368" w14:textId="77777777">
        <w:tc>
          <w:tcPr>
            <w:tcW w:w="0" w:type="auto"/>
          </w:tcPr>
          <w:p w14:paraId="129DE35B" w14:textId="77777777" w:rsidR="007A546C" w:rsidRDefault="00000000">
            <w:pPr>
              <w:pStyle w:val="Compact"/>
            </w:pPr>
            <w:r>
              <w:t>Metadata</w:t>
            </w:r>
          </w:p>
        </w:tc>
        <w:tc>
          <w:tcPr>
            <w:tcW w:w="0" w:type="auto"/>
          </w:tcPr>
          <w:p w14:paraId="4A5833EA" w14:textId="77777777" w:rsidR="007A546C" w:rsidRDefault="00000000">
            <w:pPr>
              <w:pStyle w:val="Compact"/>
            </w:pPr>
            <w:r>
              <w:t xml:space="preserve">Provenance and contextual </w:t>
            </w:r>
            <w:r>
              <w:lastRenderedPageBreak/>
              <w:t>information</w:t>
            </w:r>
          </w:p>
        </w:tc>
        <w:tc>
          <w:tcPr>
            <w:tcW w:w="0" w:type="auto"/>
          </w:tcPr>
          <w:p w14:paraId="1A592769" w14:textId="77777777" w:rsidR="007A546C" w:rsidRDefault="00000000">
            <w:pPr>
              <w:pStyle w:val="Compact"/>
            </w:pPr>
            <w:r>
              <w:lastRenderedPageBreak/>
              <w:t>Author, creation time, model version</w:t>
            </w:r>
          </w:p>
        </w:tc>
      </w:tr>
    </w:tbl>
    <w:p w14:paraId="175E2B43" w14:textId="77777777" w:rsidR="007A546C" w:rsidRDefault="00000000">
      <w:pPr>
        <w:pStyle w:val="berschrift2"/>
      </w:pPr>
      <w:bookmarkStart w:id="42" w:name="Xfb9558f5bffd41a8035173385b72be4583d8c99"/>
      <w:bookmarkEnd w:id="40"/>
      <w:r>
        <w:t>3.3 STAR-Derived Knowledge Base for Upper GI Endoscopy</w:t>
      </w:r>
    </w:p>
    <w:p w14:paraId="40579882" w14:textId="77777777" w:rsidR="007A546C" w:rsidRDefault="00000000" w:rsidP="00896E39">
      <w:pPr>
        <w:pStyle w:val="FirstParagraph"/>
        <w:jc w:val="both"/>
      </w:pPr>
      <w:r>
        <w:t xml:space="preserve">The </w:t>
      </w:r>
      <w:r>
        <w:rPr>
          <w:i/>
          <w:iCs/>
        </w:rPr>
        <w:t>KnowledgeBaseConfig</w:t>
      </w:r>
      <w:r>
        <w:t xml:space="preserve"> module “star_upper_gi” implements the </w:t>
      </w:r>
      <w:r>
        <w:rPr>
          <w:i/>
          <w:iCs/>
        </w:rPr>
        <w:t>Examination</w:t>
      </w:r>
      <w:r>
        <w:t xml:space="preserve"> “star_upper_gi_endoscopy” (gastroscopy) with its associated </w:t>
      </w:r>
      <w:r>
        <w:rPr>
          <w:i/>
          <w:iCs/>
        </w:rPr>
        <w:t>Findings, Classifications, ClassificationChoices,</w:t>
      </w:r>
      <w:r>
        <w:t xml:space="preserve"> and </w:t>
      </w:r>
      <w:r>
        <w:rPr>
          <w:i/>
          <w:iCs/>
        </w:rPr>
        <w:t>ClassificationChoiceDescriptors</w:t>
      </w:r>
      <w:r>
        <w:t xml:space="preserve"> — for example, the Paris classification for the finding “polyp” (Supplementary Figure S2, Supplementary File SF2). The module contains 22 findings, 21 classifications, 71 classification choices, and 3 classification choice descriptors (Supplementary Table S1); a separate, reusable “lx_units” module supplies 41 </w:t>
      </w:r>
      <w:r>
        <w:rPr>
          <w:i/>
          <w:iCs/>
        </w:rPr>
        <w:t>Unit</w:t>
      </w:r>
      <w:r>
        <w:t xml:space="preserve"> fixtures (e.g., centimeter, millimeter, second, minute). Descriptive features that fit a controlled vocabulary are represented as </w:t>
      </w:r>
      <w:r>
        <w:rPr>
          <w:i/>
          <w:iCs/>
        </w:rPr>
        <w:t>ClassificationChoices</w:t>
      </w:r>
      <w:r>
        <w:t xml:space="preserve"> (e.g., polyp shape “star_upper_gi_paris_Ip”); features requiring a non-categorical input (e.g., “size_oval_mm”) remain numeric descriptors rather than being forced into artificial categories — a distinction that becomes relevant again in Section 3.6.</w:t>
      </w:r>
    </w:p>
    <w:p w14:paraId="2E1D8B2E" w14:textId="122FDFEA" w:rsidR="007A546C" w:rsidRDefault="00000000">
      <w:pPr>
        <w:pStyle w:val="berschrift2"/>
      </w:pPr>
      <w:bookmarkStart w:id="43" w:name="X46e740d604a8bafcc0ba59646464999c0a4293c"/>
      <w:bookmarkEnd w:id="42"/>
      <w:r>
        <w:t>3.4 MST 3.0: A Second, Independent</w:t>
      </w:r>
      <w:r w:rsidR="004E777C">
        <w:t xml:space="preserve"> and more generic</w:t>
      </w:r>
      <w:r>
        <w:t xml:space="preserve"> Knowledge-Base Domain</w:t>
      </w:r>
    </w:p>
    <w:p w14:paraId="11B69AB6" w14:textId="5B32C246" w:rsidR="007A546C" w:rsidRDefault="00000000" w:rsidP="00896E39">
      <w:pPr>
        <w:pStyle w:val="FirstParagraph"/>
        <w:jc w:val="both"/>
      </w:pPr>
      <w:r>
        <w:t xml:space="preserve">A packaged implementation of MST 3.0 already existed in the repository as the “mst_3_0” </w:t>
      </w:r>
      <w:r>
        <w:rPr>
          <w:i/>
          <w:iCs/>
        </w:rPr>
        <w:t>KnowledgeBaseConfig</w:t>
      </w:r>
      <w:r>
        <w:t xml:space="preserve"> module, structurally independent of the STAR-derived module used above. Because MST 3.0 targets a broader procedure scope (EGD, enteroscopy, video capsule endoscopy, colonoscopy, and ERCP, versus STAR’s upper-GI-only scope)</w:t>
      </w:r>
      <w:r w:rsidR="004E777C">
        <w:t>.</w:t>
      </w:r>
    </w:p>
    <w:p w14:paraId="0D331E49" w14:textId="77777777" w:rsidR="007A546C" w:rsidRDefault="00000000" w:rsidP="00896E39">
      <w:pPr>
        <w:pStyle w:val="Textkrper"/>
        <w:jc w:val="both"/>
      </w:pPr>
      <w:r>
        <w:t>The audit described in Section 2.4 found the module near-complete and highly faithful to its source: all 31 procedure-related interventions, all diagnosis/reason terms, and all ten standard classifications in the source’s appendix (line angle, esophageal varices, Prague, Paris, JGCA, Forrest, Goligher, Kudo, Bismuth, esophagogastric landmarks) matched exactly. Ten small terminology-fidelity corrections and one structural gap were found and closed, all as additive, identifier-preserving edits: eight diagnosis/finding/indication labels were corrected to the source’s exact spelling (“Angioectasia</w:t>
      </w:r>
      <w:commentRangeStart w:id="44"/>
      <w:r>
        <w:t xml:space="preserve">”/“Angiodysplasia” </w:t>
      </w:r>
      <w:commentRangeEnd w:id="44"/>
      <w:r w:rsidR="004E777C">
        <w:rPr>
          <w:rStyle w:val="Kommentarzeichen"/>
          <w:sz w:val="24"/>
          <w:szCs w:val="24"/>
        </w:rPr>
        <w:commentReference w:id="44"/>
      </w:r>
      <w:r>
        <w:t>→ “Angiectasia”, “Lymphangioectasia” → “Lymphangiectasia”), two biliary-tree classification choices were relabeled from an unofficial paraphrase to the source’s exact §2.2 terms (“Left/Right main duct”, central/peripheral), and the source’s §7.3 adverse-event severity grading table (Incident/Mild/Moderate/Severe/Fatal) — previously absent — was added with its five choices and four supporting outcome/action fixtures. The resulting knowledge base comprises 357 findings, 40 classifications, 290 classification choices, 142 indications, 44 interventions, and 12 examinations (Table 3), with full referential integrity confirmed.</w:t>
      </w:r>
    </w:p>
    <w:p w14:paraId="7ECCD748" w14:textId="77777777" w:rsidR="007A546C" w:rsidRDefault="00000000">
      <w:pPr>
        <w:pStyle w:val="Textkrper"/>
      </w:pPr>
      <w:r>
        <w:rPr>
          <w:b/>
          <w:bCs/>
        </w:rPr>
        <w:t>Table 3.</w:t>
      </w:r>
      <w:r>
        <w:t xml:space="preserve"> MST 3.0 knowledge-base content after gap closure</w:t>
      </w:r>
    </w:p>
    <w:tbl>
      <w:tblPr>
        <w:tblStyle w:val="Table"/>
        <w:tblW w:w="5000" w:type="pct"/>
        <w:tblLook w:val="0020" w:firstRow="1" w:lastRow="0" w:firstColumn="0" w:lastColumn="0" w:noHBand="0" w:noVBand="0"/>
      </w:tblPr>
      <w:tblGrid>
        <w:gridCol w:w="1875"/>
        <w:gridCol w:w="827"/>
        <w:gridCol w:w="6874"/>
      </w:tblGrid>
      <w:tr w:rsidR="007A546C" w14:paraId="2A5C1310" w14:textId="77777777" w:rsidTr="007A546C">
        <w:trPr>
          <w:cnfStyle w:val="100000000000" w:firstRow="1" w:lastRow="0" w:firstColumn="0" w:lastColumn="0" w:oddVBand="0" w:evenVBand="0" w:oddHBand="0" w:evenHBand="0" w:firstRowFirstColumn="0" w:firstRowLastColumn="0" w:lastRowFirstColumn="0" w:lastRowLastColumn="0"/>
          <w:tblHeader/>
        </w:trPr>
        <w:tc>
          <w:tcPr>
            <w:tcW w:w="0" w:type="auto"/>
          </w:tcPr>
          <w:p w14:paraId="26F3D6E7" w14:textId="77777777" w:rsidR="007A546C" w:rsidRDefault="00000000">
            <w:pPr>
              <w:pStyle w:val="Compact"/>
            </w:pPr>
            <w:r>
              <w:t>Element</w:t>
            </w:r>
          </w:p>
        </w:tc>
        <w:tc>
          <w:tcPr>
            <w:tcW w:w="0" w:type="auto"/>
          </w:tcPr>
          <w:p w14:paraId="59130CC6" w14:textId="77777777" w:rsidR="007A546C" w:rsidRDefault="00000000">
            <w:pPr>
              <w:pStyle w:val="Compact"/>
            </w:pPr>
            <w:r>
              <w:t>Count</w:t>
            </w:r>
          </w:p>
        </w:tc>
        <w:tc>
          <w:tcPr>
            <w:tcW w:w="0" w:type="auto"/>
          </w:tcPr>
          <w:p w14:paraId="25546E3C" w14:textId="77777777" w:rsidR="007A546C" w:rsidRDefault="00000000">
            <w:pPr>
              <w:pStyle w:val="Compact"/>
            </w:pPr>
            <w:r>
              <w:t>Notes</w:t>
            </w:r>
          </w:p>
        </w:tc>
      </w:tr>
      <w:tr w:rsidR="007A546C" w14:paraId="3AB7ABFC" w14:textId="77777777">
        <w:tc>
          <w:tcPr>
            <w:tcW w:w="0" w:type="auto"/>
          </w:tcPr>
          <w:p w14:paraId="1041D9AC" w14:textId="77777777" w:rsidR="007A546C" w:rsidRDefault="00000000">
            <w:pPr>
              <w:pStyle w:val="Compact"/>
            </w:pPr>
            <w:r>
              <w:t>Findings</w:t>
            </w:r>
          </w:p>
        </w:tc>
        <w:tc>
          <w:tcPr>
            <w:tcW w:w="0" w:type="auto"/>
          </w:tcPr>
          <w:p w14:paraId="7807087E" w14:textId="77777777" w:rsidR="007A546C" w:rsidRDefault="00000000">
            <w:pPr>
              <w:pStyle w:val="Compact"/>
            </w:pPr>
            <w:r>
              <w:t>357</w:t>
            </w:r>
          </w:p>
        </w:tc>
        <w:tc>
          <w:tcPr>
            <w:tcW w:w="0" w:type="auto"/>
          </w:tcPr>
          <w:p w14:paraId="67D26AB8" w14:textId="77777777" w:rsidR="007A546C" w:rsidRDefault="00000000">
            <w:pPr>
              <w:pStyle w:val="Compact"/>
            </w:pPr>
            <w:r>
              <w:t>Luminal, ERCP and EUS findings, diagnoses, and adverse events across all five MST 3.0 procedure types</w:t>
            </w:r>
          </w:p>
        </w:tc>
      </w:tr>
      <w:tr w:rsidR="007A546C" w14:paraId="5B6E33A2" w14:textId="77777777">
        <w:tc>
          <w:tcPr>
            <w:tcW w:w="0" w:type="auto"/>
          </w:tcPr>
          <w:p w14:paraId="01FA5758" w14:textId="77777777" w:rsidR="007A546C" w:rsidRDefault="00000000">
            <w:pPr>
              <w:pStyle w:val="Compact"/>
            </w:pPr>
            <w:r>
              <w:t>Classifications</w:t>
            </w:r>
          </w:p>
        </w:tc>
        <w:tc>
          <w:tcPr>
            <w:tcW w:w="0" w:type="auto"/>
          </w:tcPr>
          <w:p w14:paraId="704A35C2" w14:textId="77777777" w:rsidR="007A546C" w:rsidRDefault="00000000">
            <w:pPr>
              <w:pStyle w:val="Compact"/>
            </w:pPr>
            <w:r>
              <w:t>40</w:t>
            </w:r>
          </w:p>
        </w:tc>
        <w:tc>
          <w:tcPr>
            <w:tcW w:w="0" w:type="auto"/>
          </w:tcPr>
          <w:p w14:paraId="389B0F53" w14:textId="77777777" w:rsidR="007A546C" w:rsidRDefault="00000000">
            <w:pPr>
              <w:pStyle w:val="Compact"/>
            </w:pPr>
            <w:r>
              <w:t xml:space="preserve">Includes all 10 standard classifications (line angle, esophageal varices, Prague, Paris, Forrest, Goligher, Kudo, Bismuth, JGCA, </w:t>
            </w:r>
            <w:r>
              <w:lastRenderedPageBreak/>
              <w:t>esophagogastric landmarks) plus location and attribute classifications</w:t>
            </w:r>
          </w:p>
        </w:tc>
      </w:tr>
      <w:tr w:rsidR="007A546C" w14:paraId="2C6DA220" w14:textId="77777777">
        <w:tc>
          <w:tcPr>
            <w:tcW w:w="0" w:type="auto"/>
          </w:tcPr>
          <w:p w14:paraId="4A210C51" w14:textId="77777777" w:rsidR="007A546C" w:rsidRDefault="00000000">
            <w:pPr>
              <w:pStyle w:val="Compact"/>
            </w:pPr>
            <w:r>
              <w:lastRenderedPageBreak/>
              <w:t>Classification choices</w:t>
            </w:r>
          </w:p>
        </w:tc>
        <w:tc>
          <w:tcPr>
            <w:tcW w:w="0" w:type="auto"/>
          </w:tcPr>
          <w:p w14:paraId="12A0AD03" w14:textId="77777777" w:rsidR="007A546C" w:rsidRDefault="00000000">
            <w:pPr>
              <w:pStyle w:val="Compact"/>
            </w:pPr>
            <w:r>
              <w:t>290</w:t>
            </w:r>
          </w:p>
        </w:tc>
        <w:tc>
          <w:tcPr>
            <w:tcW w:w="0" w:type="auto"/>
          </w:tcPr>
          <w:p w14:paraId="672A6659" w14:textId="77777777" w:rsidR="007A546C" w:rsidRDefault="007A546C">
            <w:pPr>
              <w:pStyle w:val="Compact"/>
            </w:pPr>
          </w:p>
        </w:tc>
      </w:tr>
      <w:tr w:rsidR="007A546C" w14:paraId="14F541CE" w14:textId="77777777">
        <w:tc>
          <w:tcPr>
            <w:tcW w:w="0" w:type="auto"/>
          </w:tcPr>
          <w:p w14:paraId="69B12D9B" w14:textId="77777777" w:rsidR="007A546C" w:rsidRDefault="00000000">
            <w:pPr>
              <w:pStyle w:val="Compact"/>
            </w:pPr>
            <w:r>
              <w:t>Indications</w:t>
            </w:r>
          </w:p>
        </w:tc>
        <w:tc>
          <w:tcPr>
            <w:tcW w:w="0" w:type="auto"/>
          </w:tcPr>
          <w:p w14:paraId="0AD4F915" w14:textId="77777777" w:rsidR="007A546C" w:rsidRDefault="00000000">
            <w:pPr>
              <w:pStyle w:val="Compact"/>
            </w:pPr>
            <w:r>
              <w:t>142</w:t>
            </w:r>
          </w:p>
        </w:tc>
        <w:tc>
          <w:tcPr>
            <w:tcW w:w="0" w:type="auto"/>
          </w:tcPr>
          <w:p w14:paraId="3BC6CE2E" w14:textId="77777777" w:rsidR="007A546C" w:rsidRDefault="00000000">
            <w:pPr>
              <w:pStyle w:val="Compact"/>
            </w:pPr>
            <w:r>
              <w:t>Symptoms and diseases across upper GI, colon, and enteroscopy</w:t>
            </w:r>
          </w:p>
        </w:tc>
      </w:tr>
      <w:tr w:rsidR="007A546C" w14:paraId="18365B21" w14:textId="77777777">
        <w:tc>
          <w:tcPr>
            <w:tcW w:w="0" w:type="auto"/>
          </w:tcPr>
          <w:p w14:paraId="6ADC6FBA" w14:textId="77777777" w:rsidR="007A546C" w:rsidRDefault="00000000">
            <w:pPr>
              <w:pStyle w:val="Compact"/>
            </w:pPr>
            <w:r>
              <w:t>Interventions</w:t>
            </w:r>
          </w:p>
        </w:tc>
        <w:tc>
          <w:tcPr>
            <w:tcW w:w="0" w:type="auto"/>
          </w:tcPr>
          <w:p w14:paraId="64397A95" w14:textId="77777777" w:rsidR="007A546C" w:rsidRDefault="00000000">
            <w:pPr>
              <w:pStyle w:val="Compact"/>
            </w:pPr>
            <w:r>
              <w:t>44</w:t>
            </w:r>
          </w:p>
        </w:tc>
        <w:tc>
          <w:tcPr>
            <w:tcW w:w="0" w:type="auto"/>
          </w:tcPr>
          <w:p w14:paraId="46759CB7" w14:textId="77777777" w:rsidR="007A546C" w:rsidRDefault="00000000">
            <w:pPr>
              <w:pStyle w:val="Compact"/>
            </w:pPr>
            <w:r>
              <w:t>Procedures plus adverse-event actions</w:t>
            </w:r>
          </w:p>
        </w:tc>
      </w:tr>
      <w:tr w:rsidR="007A546C" w14:paraId="276F93ED" w14:textId="77777777">
        <w:tc>
          <w:tcPr>
            <w:tcW w:w="0" w:type="auto"/>
          </w:tcPr>
          <w:p w14:paraId="52E8A10C" w14:textId="77777777" w:rsidR="007A546C" w:rsidRDefault="00000000">
            <w:pPr>
              <w:pStyle w:val="Compact"/>
            </w:pPr>
            <w:r>
              <w:t>Examinations</w:t>
            </w:r>
          </w:p>
        </w:tc>
        <w:tc>
          <w:tcPr>
            <w:tcW w:w="0" w:type="auto"/>
          </w:tcPr>
          <w:p w14:paraId="4B73E586" w14:textId="77777777" w:rsidR="007A546C" w:rsidRDefault="00000000">
            <w:pPr>
              <w:pStyle w:val="Compact"/>
            </w:pPr>
            <w:r>
              <w:t>12</w:t>
            </w:r>
          </w:p>
        </w:tc>
        <w:tc>
          <w:tcPr>
            <w:tcW w:w="0" w:type="auto"/>
          </w:tcPr>
          <w:p w14:paraId="53891EAB" w14:textId="77777777" w:rsidR="007A546C" w:rsidRDefault="00000000">
            <w:pPr>
              <w:pStyle w:val="Compact"/>
            </w:pPr>
            <w:r>
              <w:t>EGD, enteroscopy, video capsule endoscopy, colonoscopy, ERCP and related contexts</w:t>
            </w:r>
          </w:p>
        </w:tc>
      </w:tr>
    </w:tbl>
    <w:p w14:paraId="1C84D0B2" w14:textId="77777777" w:rsidR="007A546C" w:rsidRDefault="00000000">
      <w:pPr>
        <w:pStyle w:val="berschrift2"/>
      </w:pPr>
      <w:bookmarkStart w:id="45" w:name="entry-time-validation"/>
      <w:bookmarkEnd w:id="43"/>
      <w:r>
        <w:t>3.5 Entry-Time Validation</w:t>
      </w:r>
    </w:p>
    <w:p w14:paraId="210E3FC6" w14:textId="77777777" w:rsidR="007A546C" w:rsidRDefault="00000000" w:rsidP="00896E39">
      <w:pPr>
        <w:pStyle w:val="FirstParagraph"/>
        <w:jc w:val="both"/>
      </w:pPr>
      <w:r>
        <w:t xml:space="preserve">Validation is enforced at object-construction time rather than deferred to downstream analysis. For example, adding a </w:t>
      </w:r>
      <w:r>
        <w:rPr>
          <w:i/>
          <w:iCs/>
        </w:rPr>
        <w:t>PatientFinding</w:t>
      </w:r>
      <w:r>
        <w:t xml:space="preserve"> to a </w:t>
      </w:r>
      <w:r>
        <w:rPr>
          <w:i/>
          <w:iCs/>
        </w:rPr>
        <w:t>PatientExamination</w:t>
      </w:r>
      <w:r>
        <w:t xml:space="preserve"> requires that the referenced </w:t>
      </w:r>
      <w:r>
        <w:rPr>
          <w:i/>
          <w:iCs/>
        </w:rPr>
        <w:t>Finding</w:t>
      </w:r>
      <w:r>
        <w:t xml:space="preserve"> is declared, in the active </w:t>
      </w:r>
      <w:r>
        <w:rPr>
          <w:i/>
          <w:iCs/>
        </w:rPr>
        <w:t>KnowledgeBase</w:t>
      </w:r>
      <w:r>
        <w:t xml:space="preserve">, as valid for that </w:t>
      </w:r>
      <w:r>
        <w:rPr>
          <w:i/>
          <w:iCs/>
        </w:rPr>
        <w:t>PatientExamination</w:t>
      </w:r>
      <w:r>
        <w:t xml:space="preserve">’s </w:t>
      </w:r>
      <w:r>
        <w:rPr>
          <w:i/>
          <w:iCs/>
        </w:rPr>
        <w:t>Examination</w:t>
      </w:r>
      <w:r>
        <w:t xml:space="preserve"> type (e.g., “polyp” for “star_upper_gi_endoscopy”); an attempt to record a finding outside this permitted relationship — or one that does not resolve to any defined </w:t>
      </w:r>
      <w:r>
        <w:rPr>
          <w:i/>
          <w:iCs/>
        </w:rPr>
        <w:t>KnowledgeBase</w:t>
      </w:r>
      <w:r>
        <w:t xml:space="preserve"> entry at all — is rejected during construction with an explicit error rather than silently persisted as an ambiguous or uninterpretable value. The same three-level check (schema, semantic, consistency; Section 2.3) applies uniformly to both the STAR-derived and the MST 3.0 knowledge bases.</w:t>
      </w:r>
    </w:p>
    <w:p w14:paraId="01241DC8" w14:textId="77777777" w:rsidR="007A546C" w:rsidRDefault="00000000">
      <w:pPr>
        <w:pStyle w:val="berschrift2"/>
      </w:pPr>
      <w:bookmarkStart w:id="46" w:name="classification-boundary-comparability"/>
      <w:bookmarkEnd w:id="45"/>
      <w:r>
        <w:t>3.6 Classification-Boundary Comparability</w:t>
      </w:r>
    </w:p>
    <w:p w14:paraId="16F904AF" w14:textId="0136CBAE" w:rsidR="007A546C" w:rsidRDefault="00000000" w:rsidP="00896E39">
      <w:pPr>
        <w:pStyle w:val="FirstParagraph"/>
        <w:jc w:val="both"/>
      </w:pPr>
      <w:r>
        <w:t xml:space="preserve">A related problem arises when a continuous measurement is deliberately binned into named categories that carry different clinical consequences on either side of a boundary — and that boundary can change between guideline versions. The ESGE’s 2024 colorectal polypectomy/EMR guideline defines four size-based management categories, each with its own resection-technique recommendation: diminutive (≤5 mm) and small (6–9 mm) polyps for cold snare polypectomy, nonpedunculated 10–19 mm polyps for hot snare polypectomy, and large nonpedunculated colorectal polyps (LNPCPs, ≥20 mm) for conventional EMR (Ferlitsch et al., 2024). </w:t>
      </w:r>
      <w:r w:rsidR="004E777C">
        <w:t>As we demonstrated in a previous study, literature handles thresholds for size categories inconsistently – especially the corresponding category for the values 5 and 10 mm</w:t>
      </w:r>
      <w:r w:rsidR="004E777C">
        <w:fldChar w:fldCharType="begin"/>
      </w:r>
      <w:r w:rsidR="004E777C">
        <w:instrText xml:space="preserve"> ADDIN ZOTERO_ITEM CSL_CITATION {"citationID":"K7n8VYqb","properties":{"unsorted":false,"formattedCitation":"\\super 23\\nosupersub{}","plainCitation":"23","noteIndex":0},"citationItems":[{"id":17,"uris":["http://zotero.org/users/17571933/items/Z58IWC8N"],"itemData":{"id":17,"type":"article-journal","abstract":"Introduction: Comprehensive and standardized colonoscopy reports are crucial in colorectal cancer prevention, monitoring, and research. This study investigates adherence to national and international guidelines by analyzing reporting practices among 21 endoscopists in 7 German centers, with a focus on polyp reporting. Methods: We identified and assessed German, European, American, and World Health Organization-provided statements to identify key elements in colonoscopy reporting. Board-certified gastroenterologists rated the relevance of each element and estimated their reporting frequency. Adherence to the identified report elements was evaluated for 874 polyps from 351 colonoscopy reports ranging from March 2021 to March 2022. Results: We identified numerous recommendations for colonoscopy reporting. We categorized the reasoning behind those recommendations into clinical relevance, justification, and quality control and research. Although all elements were considered relevant by the surveyed gastroenterologists, discrepancies were observed in the evaluated reports. Particularly diminutive polyps or attributes which are rarely abnormal (e.g., surface integrity) respectively rarely performed (e.g., injection) were sparsely documented. Furthermore, the white light morphology of polyps was inconsistently documented using either the Paris classification or free text. In summary, the analysis of 874 reported polyps revealed heterogeneous adherence to the recommendations, with reporting frequencies ranging from 3% to 89%. Conclusion: The inhomogeneous report practices may result from implicit reporting practices and recommendations with varying clinical relevance. Future recommendations should clearly differentiate between clinical relevance and research and quality control or explanatory purposes. Additionally, the role of computer-assisted documentation should be further evaluated to increase report frequencies of non-pathological findings and diminutive polyps.","citation-key":"luxClosingGapCritical2024","container-title":"Digestion","DOI":"10.1159/000538113","ISSN":"0012-2823","issue":"3","journalAbbreviation":"Digestion","page":"224-231","source":"Silverchair","title":"Closing the Gap: A Critical Examination of Adherence, Inconsistency, and Improvements in Colonoscopy Reporting Practices","title-short":"Closing the Gap","volume":"105","author":[{"family":"Lux","given":"Thomas J."},{"family":"Herold","given":"Katja"},{"family":"Kafetzis","given":"Ioannis"},{"family":"Sodmann","given":"Phillip"},{"family":"Sassmanshausen","given":"Zita"},{"family":"Meining","given":"Alexander"},{"family":"Hann","given":"Alexander"}],"issued":{"date-parts":[["2024",3,13]]}}}],"schema":"https://github.com/citation-style-language/schema/raw/master/csl-citation.json"} </w:instrText>
      </w:r>
      <w:r w:rsidR="004E777C">
        <w:fldChar w:fldCharType="separate"/>
      </w:r>
      <w:r w:rsidR="004E777C" w:rsidRPr="004E777C">
        <w:rPr>
          <w:rFonts w:ascii="Cambria" w:hAnsi="Cambria" w:cs="Times New Roman"/>
          <w:vertAlign w:val="superscript"/>
        </w:rPr>
        <w:t>23</w:t>
      </w:r>
      <w:r w:rsidR="004E777C">
        <w:fldChar w:fldCharType="end"/>
      </w:r>
      <w:r>
        <w:t>.</w:t>
      </w:r>
    </w:p>
    <w:p w14:paraId="69C54FAE" w14:textId="7B4484F1" w:rsidR="007A546C" w:rsidRDefault="00000000" w:rsidP="00896E39">
      <w:pPr>
        <w:pStyle w:val="Textkrper"/>
        <w:jc w:val="both"/>
      </w:pPr>
      <w:r>
        <w:t xml:space="preserve">Because LXDM externalizes categorical definitions into independently versioned </w:t>
      </w:r>
      <w:r>
        <w:rPr>
          <w:i/>
          <w:iCs/>
        </w:rPr>
        <w:t>KnowledgeBaseConfig</w:t>
      </w:r>
      <w:r>
        <w:t xml:space="preserve"> modules rather than compiling a single boundary into the data model, both schemes can be applied side by side to the same underlying, non-categorically recorded value — the finding’s </w:t>
      </w:r>
      <w:r>
        <w:rPr>
          <w:rStyle w:val="VerbatimChar"/>
        </w:rPr>
        <w:t>size_oval_mm</w:t>
      </w:r>
      <w:r>
        <w:t xml:space="preserve"> descriptor, already used for the 6 mm and 8 mm polyps in the star_upper_gi demo dataset (Section 3.3) — without altering the recorded measurement</w:t>
      </w:r>
      <w:commentRangeStart w:id="47"/>
      <w:commentRangeStart w:id="48"/>
      <w:commentRangeStart w:id="49"/>
      <w:commentRangeStart w:id="50"/>
      <w:r>
        <w:t>. We implemented both as runnable modules (</w:t>
      </w:r>
      <w:r>
        <w:rPr>
          <w:rStyle w:val="VerbatimChar"/>
        </w:rPr>
        <w:t>polyp_size_category_v1_legacy</w:t>
      </w:r>
      <w:r>
        <w:t xml:space="preserve"> v1.0.0 and </w:t>
      </w:r>
      <w:r>
        <w:rPr>
          <w:rStyle w:val="VerbatimChar"/>
        </w:rPr>
        <w:t>polyp_size_category_v2_esge2024</w:t>
      </w:r>
      <w:r>
        <w:t xml:space="preserve"> v2.0.0, the latter carrying the guideline’s citation and recommendation numbers directly in its </w:t>
      </w:r>
      <w:r>
        <w:rPr>
          <w:rStyle w:val="VerbatimChar"/>
        </w:rPr>
        <w:t>ClassificationChoice</w:t>
      </w:r>
      <w:r>
        <w:t xml:space="preserve"> definitions; Supplementary File SF4) and applied them to five illustrative measurements (Table 4). Three the legacy scheme collapses into a single “&gt;5 </w:t>
      </w:r>
      <w:r>
        <w:lastRenderedPageBreak/>
        <w:t>mm” bin (6, 15, 22 mm) are correctly separated into three distinct, differently managed categories under the current guideline; both versions agree exactly at the shared ≤5 mm boundary.</w:t>
      </w:r>
    </w:p>
    <w:p w14:paraId="76FF2A6A" w14:textId="77777777" w:rsidR="007A546C" w:rsidRDefault="00000000">
      <w:pPr>
        <w:pStyle w:val="Textkrper"/>
      </w:pPr>
      <w:r>
        <w:rPr>
          <w:b/>
          <w:bCs/>
        </w:rPr>
        <w:t>Table 4.</w:t>
      </w:r>
      <w:r>
        <w:t xml:space="preserve"> The same raw measurement, classified under two </w:t>
      </w:r>
      <w:r>
        <w:rPr>
          <w:rStyle w:val="VerbatimChar"/>
        </w:rPr>
        <w:t>KnowledgeBaseConfig</w:t>
      </w:r>
      <w:r>
        <w:t xml:space="preserve"> versions</w:t>
      </w:r>
    </w:p>
    <w:tbl>
      <w:tblPr>
        <w:tblStyle w:val="Table"/>
        <w:tblW w:w="5000" w:type="pct"/>
        <w:tblLook w:val="0020" w:firstRow="1" w:lastRow="0" w:firstColumn="0" w:lastColumn="0" w:noHBand="0" w:noVBand="0"/>
      </w:tblPr>
      <w:tblGrid>
        <w:gridCol w:w="3351"/>
        <w:gridCol w:w="2186"/>
        <w:gridCol w:w="4039"/>
      </w:tblGrid>
      <w:tr w:rsidR="007A546C" w14:paraId="259FDDF2" w14:textId="77777777" w:rsidTr="007A546C">
        <w:trPr>
          <w:cnfStyle w:val="100000000000" w:firstRow="1" w:lastRow="0" w:firstColumn="0" w:lastColumn="0" w:oddVBand="0" w:evenVBand="0" w:oddHBand="0" w:evenHBand="0" w:firstRowFirstColumn="0" w:firstRowLastColumn="0" w:lastRowFirstColumn="0" w:lastRowLastColumn="0"/>
          <w:tblHeader/>
        </w:trPr>
        <w:tc>
          <w:tcPr>
            <w:tcW w:w="0" w:type="auto"/>
          </w:tcPr>
          <w:p w14:paraId="42ACDBE1" w14:textId="77777777" w:rsidR="007A546C" w:rsidRDefault="00000000">
            <w:pPr>
              <w:pStyle w:val="Compact"/>
            </w:pPr>
            <w:r>
              <w:t>size_oval_mm</w:t>
            </w:r>
          </w:p>
        </w:tc>
        <w:tc>
          <w:tcPr>
            <w:tcW w:w="0" w:type="auto"/>
          </w:tcPr>
          <w:p w14:paraId="744157EF" w14:textId="77777777" w:rsidR="007A546C" w:rsidRDefault="00000000">
            <w:pPr>
              <w:pStyle w:val="Compact"/>
            </w:pPr>
            <w:r>
              <w:t>v1.0.0 – legacy binary split (&gt;5 mm)</w:t>
            </w:r>
          </w:p>
        </w:tc>
        <w:tc>
          <w:tcPr>
            <w:tcW w:w="0" w:type="auto"/>
          </w:tcPr>
          <w:p w14:paraId="4A239719" w14:textId="77777777" w:rsidR="007A546C" w:rsidRDefault="00000000">
            <w:pPr>
              <w:pStyle w:val="Compact"/>
            </w:pPr>
            <w:r>
              <w:t>v2.0.0 – ESGE 2024 guideline</w:t>
            </w:r>
          </w:p>
        </w:tc>
      </w:tr>
      <w:tr w:rsidR="007A546C" w14:paraId="126F3698" w14:textId="77777777">
        <w:tc>
          <w:tcPr>
            <w:tcW w:w="0" w:type="auto"/>
          </w:tcPr>
          <w:p w14:paraId="1F6B2BC5" w14:textId="77777777" w:rsidR="007A546C" w:rsidRDefault="00000000">
            <w:pPr>
              <w:pStyle w:val="Compact"/>
            </w:pPr>
            <w:r>
              <w:t>4.0</w:t>
            </w:r>
          </w:p>
        </w:tc>
        <w:tc>
          <w:tcPr>
            <w:tcW w:w="0" w:type="auto"/>
          </w:tcPr>
          <w:p w14:paraId="5D21C7F2" w14:textId="77777777" w:rsidR="007A546C" w:rsidRDefault="00000000">
            <w:pPr>
              <w:pStyle w:val="Compact"/>
            </w:pPr>
            <w:r>
              <w:t>≤5 mm</w:t>
            </w:r>
          </w:p>
        </w:tc>
        <w:tc>
          <w:tcPr>
            <w:tcW w:w="0" w:type="auto"/>
          </w:tcPr>
          <w:p w14:paraId="06F676A4" w14:textId="77777777" w:rsidR="007A546C" w:rsidRDefault="00000000">
            <w:pPr>
              <w:pStyle w:val="Compact"/>
            </w:pPr>
            <w:r>
              <w:t>Diminutive (≤5 mm) — cold snare polypectomy</w:t>
            </w:r>
          </w:p>
        </w:tc>
      </w:tr>
      <w:commentRangeEnd w:id="47"/>
      <w:tr w:rsidR="007A546C" w14:paraId="632E0D07" w14:textId="77777777">
        <w:tc>
          <w:tcPr>
            <w:tcW w:w="0" w:type="auto"/>
          </w:tcPr>
          <w:p w14:paraId="7FCFF2D4" w14:textId="77777777" w:rsidR="007A546C" w:rsidRDefault="004951BA">
            <w:pPr>
              <w:pStyle w:val="Compact"/>
            </w:pPr>
            <w:r>
              <w:rPr>
                <w:rStyle w:val="Kommentarzeichen"/>
                <w:sz w:val="24"/>
                <w:szCs w:val="24"/>
              </w:rPr>
              <w:commentReference w:id="47"/>
            </w:r>
            <w:commentRangeEnd w:id="48"/>
            <w:r>
              <w:rPr>
                <w:rStyle w:val="Kommentarzeichen"/>
                <w:sz w:val="24"/>
                <w:szCs w:val="24"/>
              </w:rPr>
              <w:commentReference w:id="48"/>
            </w:r>
            <w:commentRangeEnd w:id="49"/>
            <w:r>
              <w:rPr>
                <w:rStyle w:val="Kommentarzeichen"/>
                <w:sz w:val="24"/>
                <w:szCs w:val="24"/>
              </w:rPr>
              <w:commentReference w:id="49"/>
            </w:r>
            <w:commentRangeEnd w:id="50"/>
            <w:r>
              <w:rPr>
                <w:rStyle w:val="Kommentarzeichen"/>
                <w:sz w:val="24"/>
                <w:szCs w:val="24"/>
              </w:rPr>
              <w:commentReference w:id="50"/>
            </w:r>
            <w:r>
              <w:t>6.0</w:t>
            </w:r>
          </w:p>
        </w:tc>
        <w:tc>
          <w:tcPr>
            <w:tcW w:w="0" w:type="auto"/>
          </w:tcPr>
          <w:p w14:paraId="3F0DCB83" w14:textId="77777777" w:rsidR="007A546C" w:rsidRDefault="00000000">
            <w:pPr>
              <w:pStyle w:val="Compact"/>
            </w:pPr>
            <w:r>
              <w:t>&gt;5 mm</w:t>
            </w:r>
          </w:p>
        </w:tc>
        <w:tc>
          <w:tcPr>
            <w:tcW w:w="0" w:type="auto"/>
          </w:tcPr>
          <w:p w14:paraId="12D78DB5" w14:textId="77777777" w:rsidR="007A546C" w:rsidRDefault="00000000">
            <w:pPr>
              <w:pStyle w:val="Compact"/>
            </w:pPr>
            <w:r>
              <w:t>Small (6–9 mm) — cold snare polypectomy</w:t>
            </w:r>
          </w:p>
        </w:tc>
      </w:tr>
      <w:tr w:rsidR="007A546C" w14:paraId="091BD069" w14:textId="77777777">
        <w:tc>
          <w:tcPr>
            <w:tcW w:w="0" w:type="auto"/>
          </w:tcPr>
          <w:p w14:paraId="11B5FBE1" w14:textId="77777777" w:rsidR="007A546C" w:rsidRDefault="00000000">
            <w:pPr>
              <w:pStyle w:val="Compact"/>
            </w:pPr>
            <w:r>
              <w:t>8.0</w:t>
            </w:r>
          </w:p>
        </w:tc>
        <w:tc>
          <w:tcPr>
            <w:tcW w:w="0" w:type="auto"/>
          </w:tcPr>
          <w:p w14:paraId="2DBB629F" w14:textId="77777777" w:rsidR="007A546C" w:rsidRDefault="00000000">
            <w:pPr>
              <w:pStyle w:val="Compact"/>
            </w:pPr>
            <w:r>
              <w:t>&gt;5 mm</w:t>
            </w:r>
          </w:p>
        </w:tc>
        <w:tc>
          <w:tcPr>
            <w:tcW w:w="0" w:type="auto"/>
          </w:tcPr>
          <w:p w14:paraId="358AB0F8" w14:textId="77777777" w:rsidR="007A546C" w:rsidRDefault="00000000">
            <w:pPr>
              <w:pStyle w:val="Compact"/>
            </w:pPr>
            <w:r>
              <w:t>Small (6–9 mm) — cold snare polypectomy</w:t>
            </w:r>
          </w:p>
        </w:tc>
      </w:tr>
      <w:tr w:rsidR="007A546C" w14:paraId="31561BF4" w14:textId="77777777">
        <w:tc>
          <w:tcPr>
            <w:tcW w:w="0" w:type="auto"/>
          </w:tcPr>
          <w:p w14:paraId="614550AE" w14:textId="77777777" w:rsidR="007A546C" w:rsidRDefault="00000000">
            <w:pPr>
              <w:pStyle w:val="Compact"/>
            </w:pPr>
            <w:r>
              <w:t>15.0</w:t>
            </w:r>
          </w:p>
        </w:tc>
        <w:tc>
          <w:tcPr>
            <w:tcW w:w="0" w:type="auto"/>
          </w:tcPr>
          <w:p w14:paraId="56D7A7D2" w14:textId="77777777" w:rsidR="007A546C" w:rsidRDefault="00000000">
            <w:pPr>
              <w:pStyle w:val="Compact"/>
            </w:pPr>
            <w:r>
              <w:t>&gt;5 mm</w:t>
            </w:r>
          </w:p>
        </w:tc>
        <w:tc>
          <w:tcPr>
            <w:tcW w:w="0" w:type="auto"/>
          </w:tcPr>
          <w:p w14:paraId="7EFB61C6" w14:textId="77777777" w:rsidR="007A546C" w:rsidRDefault="00000000">
            <w:pPr>
              <w:pStyle w:val="Compact"/>
            </w:pPr>
            <w:r>
              <w:t>Large nonpedunculated (10–19 mm) — hot snare polypectomy</w:t>
            </w:r>
          </w:p>
        </w:tc>
      </w:tr>
      <w:tr w:rsidR="007A546C" w14:paraId="508BE285" w14:textId="77777777">
        <w:tc>
          <w:tcPr>
            <w:tcW w:w="0" w:type="auto"/>
          </w:tcPr>
          <w:p w14:paraId="515E95BE" w14:textId="77777777" w:rsidR="007A546C" w:rsidRDefault="00000000">
            <w:pPr>
              <w:pStyle w:val="Compact"/>
            </w:pPr>
            <w:r>
              <w:t>22.0</w:t>
            </w:r>
          </w:p>
        </w:tc>
        <w:tc>
          <w:tcPr>
            <w:tcW w:w="0" w:type="auto"/>
          </w:tcPr>
          <w:p w14:paraId="164A37CE" w14:textId="77777777" w:rsidR="007A546C" w:rsidRDefault="00000000">
            <w:pPr>
              <w:pStyle w:val="Compact"/>
            </w:pPr>
            <w:r>
              <w:t>&gt;5 mm</w:t>
            </w:r>
          </w:p>
        </w:tc>
        <w:tc>
          <w:tcPr>
            <w:tcW w:w="0" w:type="auto"/>
          </w:tcPr>
          <w:p w14:paraId="24EA676B" w14:textId="77777777" w:rsidR="007A546C" w:rsidRDefault="00000000">
            <w:pPr>
              <w:pStyle w:val="Compact"/>
            </w:pPr>
            <w:r>
              <w:t>LNPCP (≥20 mm) — conventional EMR</w:t>
            </w:r>
          </w:p>
        </w:tc>
      </w:tr>
    </w:tbl>
    <w:p w14:paraId="51C7A9BD" w14:textId="77777777" w:rsidR="007A546C" w:rsidRDefault="00000000" w:rsidP="00896E39">
      <w:pPr>
        <w:pStyle w:val="Textkrper"/>
        <w:jc w:val="both"/>
      </w:pPr>
      <w:r>
        <w:t>This demonstrates concretely how versioned, swappable classification modules let a registry or research dataset apply a guideline’s current categorical boundaries at analysis time, or compare two guideline eras against the same underlying measurements, without having recorded the data differently at entry time — addressing the bias a single hard-coded boundary would otherwise introduce, and enabling direct comparison across classification-system versions.</w:t>
      </w:r>
    </w:p>
    <w:p w14:paraId="2FACACDD" w14:textId="77777777" w:rsidR="007A546C" w:rsidRDefault="00000000">
      <w:pPr>
        <w:pStyle w:val="berschrift2"/>
      </w:pPr>
      <w:bookmarkStart w:id="51" w:name="X51ab582d99d709268361bbb68cd4f7e2477690d"/>
      <w:bookmarkEnd w:id="46"/>
      <w:r>
        <w:t>3.7 Persistence, Export and Software Availability</w:t>
      </w:r>
    </w:p>
    <w:p w14:paraId="66E77CF9" w14:textId="77777777" w:rsidR="007A546C" w:rsidRDefault="00000000" w:rsidP="00072A34">
      <w:pPr>
        <w:pStyle w:val="FirstParagraph"/>
        <w:jc w:val="both"/>
      </w:pPr>
      <w:r>
        <w:t xml:space="preserve">A complete dataset, including the nested </w:t>
      </w:r>
      <w:r>
        <w:rPr>
          <w:i/>
          <w:iCs/>
        </w:rPr>
        <w:t>KnowledgeBase</w:t>
      </w:r>
      <w:r>
        <w:t xml:space="preserve"> and </w:t>
      </w:r>
      <w:r>
        <w:rPr>
          <w:i/>
          <w:iCs/>
        </w:rPr>
        <w:t>Ledger</w:t>
      </w:r>
      <w:r>
        <w:t xml:space="preserve"> objects, can be exported into a single file (</w:t>
      </w:r>
      <w:r>
        <w:rPr>
          <w:rStyle w:val="VerbatimChar"/>
        </w:rPr>
        <w:t>model_dump</w:t>
      </w:r>
      <w:r>
        <w:t>) and re-imported (</w:t>
      </w:r>
      <w:r>
        <w:rPr>
          <w:rStyle w:val="VerbatimChar"/>
        </w:rPr>
        <w:t>from_yaml</w:t>
      </w:r>
      <w:r>
        <w:t xml:space="preserve">), so the </w:t>
      </w:r>
      <w:r>
        <w:rPr>
          <w:i/>
          <w:iCs/>
        </w:rPr>
        <w:t>KnowledgeBase</w:t>
      </w:r>
      <w:r>
        <w:t xml:space="preserve"> used at creation time travels with the exported data rather than being reconstructed or assumed later. Both knowledge bases and the two classification-versioning modules from Section 3.6 are available as YAML fixtures in the code repository; </w:t>
      </w:r>
      <w:commentRangeStart w:id="52"/>
      <w:r>
        <w:t>Supplementary File SF3 provides a Python usage example end-to-end.</w:t>
      </w:r>
      <w:commentRangeEnd w:id="52"/>
      <w:r w:rsidR="004951BA">
        <w:rPr>
          <w:rStyle w:val="Kommentarzeichen"/>
          <w:sz w:val="24"/>
          <w:szCs w:val="24"/>
        </w:rPr>
        <w:commentReference w:id="52"/>
      </w:r>
    </w:p>
    <w:p w14:paraId="7B6E2EB9" w14:textId="77777777" w:rsidR="007A546C" w:rsidRDefault="00000000">
      <w:pPr>
        <w:pStyle w:val="berschrift1"/>
      </w:pPr>
      <w:bookmarkStart w:id="53" w:name="discussion"/>
      <w:bookmarkEnd w:id="35"/>
      <w:bookmarkEnd w:id="51"/>
      <w:r>
        <w:t>4. Discussion</w:t>
      </w:r>
    </w:p>
    <w:p w14:paraId="18DFD8AA" w14:textId="1EA0D5E5" w:rsidR="007A546C" w:rsidRDefault="00000000" w:rsidP="00072A34">
      <w:pPr>
        <w:pStyle w:val="FirstParagraph"/>
        <w:jc w:val="both"/>
      </w:pPr>
      <w:r>
        <w:t xml:space="preserve">This work reframes data quality, including the provision of interpretive context, as an entry-level rather than an exchange-level or post-hoc harmonization problem, and evaluates that reframing across two independently governed endoscopy </w:t>
      </w:r>
      <w:r w:rsidR="00FD39AF">
        <w:t>structured reporting approaches</w:t>
      </w:r>
      <w:r>
        <w:t xml:space="preserve"> rather than a single worked example.</w:t>
      </w:r>
    </w:p>
    <w:p w14:paraId="6C41FD8E" w14:textId="0971ADE9" w:rsidR="007A546C" w:rsidRDefault="00000000" w:rsidP="00072A34">
      <w:pPr>
        <w:pStyle w:val="Textkrper"/>
        <w:jc w:val="both"/>
      </w:pPr>
      <w:r>
        <w:t xml:space="preserve">Meaningful reuse of clinical data, including for large-scale AI model development, depends on data quality and interpretability. Exchange standards like FHIR and DICOM enable large-scale exchange of information, but — as quantified in Section 3.1 where </w:t>
      </w:r>
      <w:r w:rsidRPr="004951BA">
        <w:rPr>
          <w:highlight w:val="yellow"/>
        </w:rPr>
        <w:t>only 0.5% of 206</w:t>
      </w:r>
      <w:r>
        <w:t xml:space="preserve"> screened records showed FHIR/openEHR-structured representation</w:t>
      </w:r>
      <w:r w:rsidR="00072A34">
        <w:t>. D</w:t>
      </w:r>
      <w:r>
        <w:t>espite the standards’ technical maturity</w:t>
      </w:r>
      <w:r w:rsidR="00072A34">
        <w:t>,</w:t>
      </w:r>
      <w:r>
        <w:t xml:space="preserve"> they are not routinely used to prevent incomplete, inconsistent, or weakly structured data from being created in the first place. This problem </w:t>
      </w:r>
      <w:r>
        <w:lastRenderedPageBreak/>
        <w:t>is compounded as evolving medical knowledge reframes previously generated data, illustrated concretely by the classification-boundary comparison in Section 3.6.</w:t>
      </w:r>
    </w:p>
    <w:p w14:paraId="4C12C132" w14:textId="45A438EA" w:rsidR="007A546C" w:rsidRDefault="00000000" w:rsidP="00072A34">
      <w:pPr>
        <w:pStyle w:val="Textkrper"/>
        <w:jc w:val="both"/>
      </w:pPr>
      <w:r>
        <w:t xml:space="preserve">LXDM addresses this by enforcing logical consistency with a sharable, versionable, self-contained </w:t>
      </w:r>
      <w:r>
        <w:rPr>
          <w:i/>
          <w:iCs/>
        </w:rPr>
        <w:t>KnowledgeBase</w:t>
      </w:r>
      <w:r>
        <w:t xml:space="preserve"> at the moment of instantiation, treating examinations, findings, and classifications as governed content rather than hard-coded model elements, so medical professionals can focus on evolving the </w:t>
      </w:r>
      <w:r>
        <w:rPr>
          <w:i/>
          <w:iCs/>
        </w:rPr>
        <w:t>KnowledgeBase</w:t>
      </w:r>
      <w:r>
        <w:t xml:space="preserve"> while engineers need not interpret narrative recommendations directly into data models. </w:t>
      </w:r>
      <w:r w:rsidR="00FD39AF">
        <w:t>Based on the two selected examples, we were able to</w:t>
      </w:r>
      <w:r>
        <w:t xml:space="preserve"> reproduce</w:t>
      </w:r>
      <w:r w:rsidR="00FD39AF">
        <w:t xml:space="preserve"> </w:t>
      </w:r>
      <w:r>
        <w:t xml:space="preserve">independently authored </w:t>
      </w:r>
      <w:r w:rsidR="00FD39AF">
        <w:t xml:space="preserve">KnowledgeBases </w:t>
      </w:r>
      <w:r>
        <w:t>with only minor, additive corrections (Section 3.4)</w:t>
      </w:r>
      <w:r w:rsidR="00FD39AF">
        <w:t>.</w:t>
      </w:r>
      <w:r>
        <w:t xml:space="preserve"> Controlled curation remains essential: uncontrolled extensions could reintroduce semantic heterogeneity even where structural consistency is preserved, motivating terminology governance as a first-class technical concern alongside guideline publication itself.</w:t>
      </w:r>
    </w:p>
    <w:p w14:paraId="0EA211EB" w14:textId="77777777" w:rsidR="007A546C" w:rsidRDefault="00000000">
      <w:pPr>
        <w:pStyle w:val="berschrift2"/>
      </w:pPr>
      <w:bookmarkStart w:id="54" w:name="clinical-public-health-implications"/>
      <w:r>
        <w:t>Clinical &amp; Public Health Implications</w:t>
      </w:r>
    </w:p>
    <w:p w14:paraId="3880F7C6" w14:textId="4FBC03C9" w:rsidR="007A546C" w:rsidRDefault="00000000" w:rsidP="00896E39">
      <w:pPr>
        <w:pStyle w:val="FirstParagraph"/>
        <w:jc w:val="both"/>
      </w:pPr>
      <w:r>
        <w:t xml:space="preserve">Beyond FHIR/openEHR-level interoperability, several national programs already operate integrated study- and patient-data-management systems for endoscopy quality assurance and registry research: the Japan Endoscopy Database (JED, est. 2015; UMIN000016093) pursues terminology standardization through its affiliated Minimal Standard Endoscopic Database subcommittee — the same goal LXDM’s </w:t>
      </w:r>
      <w:r>
        <w:rPr>
          <w:i/>
          <w:iCs/>
        </w:rPr>
        <w:t>KnowledgeBase</w:t>
      </w:r>
      <w:r>
        <w:t xml:space="preserve"> pursues at the data-model level (Matsuda et al., 2018); the UK National Endoscopy Database automatically captures colonoscopy data across NHS centers and now underlies a cluster-randomized trial of endoscopist-level performance feedback (Catlow et al., 2020; Lu et al., 2023); and the New Hampshire Colonoscopy Registry (NHCR) prospectively enrolls patients across US sites for ongoing colonoscopy-quality and neoplasia research (Hagen et al., 2026; Quaye et al., 2025). These systems show that registry-grade endoscopy data collection is achievable at national scale — but also its structural limitation: because categorical variables are fixed at schema-design time, later changes in clinical categorization are costly to retrofit. In the NHCR, for example, a recent sedation-and-detection study’s polyp-histology categorization distinguishes only “adenomatous tissue only,” “serrated tissue only,” or “adenomatous and/or serrated tissue (neoplasia)” — unable to separately represent a lesion with synchronous, distinctly characterized adenomatous and serrated components (Quaye et al., 2025). Under LXDM’s architecture, such definitions are externalized into independently versioned </w:t>
      </w:r>
      <w:r>
        <w:rPr>
          <w:i/>
          <w:iCs/>
        </w:rPr>
        <w:t>KnowledgeBaseConfig</w:t>
      </w:r>
      <w:r>
        <w:t xml:space="preserve"> modules rather than compiled into the schema, so a legacy and a revised, finer scheme can coexist over the same non-destructively recorded observation (Section 3.6).</w:t>
      </w:r>
    </w:p>
    <w:p w14:paraId="0DAE253E" w14:textId="77777777" w:rsidR="007A546C" w:rsidRDefault="00000000" w:rsidP="00896E39">
      <w:pPr>
        <w:pStyle w:val="Textkrper"/>
        <w:jc w:val="both"/>
      </w:pPr>
      <w:r>
        <w:t xml:space="preserve">Data analysts can adopt the published package directly (Supplementary File SF3); guideline publishers can use the </w:t>
      </w:r>
      <w:r>
        <w:rPr>
          <w:i/>
          <w:iCs/>
        </w:rPr>
        <w:t>KnowledgeBase</w:t>
      </w:r>
      <w:r>
        <w:t xml:space="preserve"> format to distribute a machine-readable representation of their recommendations alongside the narrative text, closing the gap quantified in Section 3.1; and researchers in other domains can fork, extend, or reuse the code (</w:t>
      </w:r>
      <w:hyperlink r:id="rId14">
        <w:r w:rsidR="007A546C">
          <w:rPr>
            <w:rStyle w:val="Hyperlink"/>
          </w:rPr>
          <w:t>https://github.com/wg-lux/lx-data-models</w:t>
        </w:r>
      </w:hyperlink>
      <w:r>
        <w:t>). The framework is not specific to either illustrated domain: many clinical areas where societies define reporting requirements but do not distribute machine-readable representations face the same gap, including pathology reporting (Ellis &amp; Srigley, 2016).</w:t>
      </w:r>
    </w:p>
    <w:p w14:paraId="2BFBC3A2" w14:textId="77777777" w:rsidR="007A546C" w:rsidRDefault="00000000">
      <w:pPr>
        <w:pStyle w:val="berschrift2"/>
      </w:pPr>
      <w:bookmarkStart w:id="55" w:name="limitations"/>
      <w:bookmarkEnd w:id="54"/>
      <w:r>
        <w:lastRenderedPageBreak/>
        <w:t>Limitations</w:t>
      </w:r>
    </w:p>
    <w:p w14:paraId="0EB90986" w14:textId="77777777" w:rsidR="007A546C" w:rsidRDefault="00000000" w:rsidP="00896E39">
      <w:pPr>
        <w:pStyle w:val="FirstParagraph"/>
        <w:jc w:val="both"/>
      </w:pPr>
      <w:r>
        <w:t xml:space="preserve">Creating or modifying a </w:t>
      </w:r>
      <w:r>
        <w:rPr>
          <w:i/>
          <w:iCs/>
        </w:rPr>
        <w:t>KnowledgeBaseConfig</w:t>
      </w:r>
      <w:r>
        <w:t xml:space="preserve"> module currently requires editing raw YAML text files; indentation errors can render a file unreadable to the </w:t>
      </w:r>
      <w:r>
        <w:rPr>
          <w:i/>
          <w:iCs/>
        </w:rPr>
        <w:t>DataLoader</w:t>
      </w:r>
      <w:r>
        <w:t>, a risk we plan to mitigate with a dedicated editing web application. Although the published package is thoroughly tested and developed under strict typing and linting standards, unexpected issues may still arise when extending the framework to new domains beyond the two audited here.</w:t>
      </w:r>
    </w:p>
    <w:p w14:paraId="04BF6384" w14:textId="77777777" w:rsidR="007A546C" w:rsidRDefault="00000000">
      <w:pPr>
        <w:pStyle w:val="berschrift2"/>
      </w:pPr>
      <w:bookmarkStart w:id="56" w:name="outlook"/>
      <w:bookmarkEnd w:id="55"/>
      <w:r>
        <w:t>Outlook</w:t>
      </w:r>
    </w:p>
    <w:p w14:paraId="1BED5941" w14:textId="77777777" w:rsidR="007A546C" w:rsidRDefault="00000000" w:rsidP="00896E39">
      <w:pPr>
        <w:pStyle w:val="FirstParagraph"/>
        <w:jc w:val="both"/>
      </w:pPr>
      <w:r>
        <w:t xml:space="preserve">Future work will formally evaluate the data-quality improvements enabled by entry-level validation against loosely constrained documentation, extend the model with </w:t>
      </w:r>
      <w:r>
        <w:rPr>
          <w:i/>
          <w:iCs/>
        </w:rPr>
        <w:t>Intervention</w:t>
      </w:r>
      <w:r>
        <w:t>/</w:t>
      </w:r>
      <w:r>
        <w:rPr>
          <w:i/>
          <w:iCs/>
        </w:rPr>
        <w:t>Indication</w:t>
      </w:r>
      <w:r>
        <w:t xml:space="preserve"> classes and video/image support, and implement a FHIR-compliant </w:t>
      </w:r>
      <w:r>
        <w:rPr>
          <w:i/>
          <w:iCs/>
        </w:rPr>
        <w:t>Ledger</w:t>
      </w:r>
      <w:r>
        <w:t xml:space="preserve"> export with deeper AI-pipeline integration. In the longer term, extension and maintenance of endoscopy-focused </w:t>
      </w:r>
      <w:r>
        <w:rPr>
          <w:i/>
          <w:iCs/>
        </w:rPr>
        <w:t>KnowledgeBaseConfig</w:t>
      </w:r>
      <w:r>
        <w:t xml:space="preserve"> modules could relieve researchers of data-model development tasks, allowing them to focus on their actual research.</w:t>
      </w:r>
    </w:p>
    <w:p w14:paraId="0F84DB18" w14:textId="77777777" w:rsidR="007A546C" w:rsidRDefault="00000000">
      <w:pPr>
        <w:pStyle w:val="berschrift1"/>
      </w:pPr>
      <w:bookmarkStart w:id="57" w:name="conclusions"/>
      <w:bookmarkEnd w:id="53"/>
      <w:bookmarkEnd w:id="56"/>
      <w:r>
        <w:t>5. Conclusions</w:t>
      </w:r>
    </w:p>
    <w:p w14:paraId="74024694" w14:textId="77777777" w:rsidR="007A546C" w:rsidRDefault="00000000" w:rsidP="00FD39AF">
      <w:pPr>
        <w:pStyle w:val="FirstParagraph"/>
        <w:jc w:val="both"/>
      </w:pPr>
      <w:r>
        <w:t xml:space="preserve">We presented an entry-validated canonical data model designed to ensure correct data capture, logical consistency, and uniform persistence as a prerequisite for interoperability, and showed that this approach generalizes, with only minor corrections, across two independently governed endoscopy terminologies. By decoupling internal structure from exchange standards and externalizing domain semantics into a governed </w:t>
      </w:r>
      <w:r>
        <w:rPr>
          <w:i/>
          <w:iCs/>
        </w:rPr>
        <w:t>KnowledgeBase</w:t>
      </w:r>
      <w:r>
        <w:t>, the framework provides a robust foundation for high-quality clinical data reuse and a pathway toward reproducible, auditable, AI-ready clinical datasets across domains.</w:t>
      </w:r>
    </w:p>
    <w:p w14:paraId="79CCAD17" w14:textId="77777777" w:rsidR="007A546C" w:rsidRDefault="00000000">
      <w:pPr>
        <w:pStyle w:val="berschrift1"/>
      </w:pPr>
      <w:bookmarkStart w:id="58" w:name="acknowledgements"/>
      <w:bookmarkEnd w:id="57"/>
      <w:r>
        <w:t>Acknowledgements</w:t>
      </w:r>
    </w:p>
    <w:p w14:paraId="2BDD6290" w14:textId="77777777" w:rsidR="007A546C" w:rsidRDefault="00000000">
      <w:pPr>
        <w:pStyle w:val="FirstParagraph"/>
      </w:pPr>
      <w:r>
        <w:t>This work was funded by the Gastroenterology Foundation, Zürich (Project: ColoReg Trial).</w:t>
      </w:r>
    </w:p>
    <w:p w14:paraId="071E4E01" w14:textId="77777777" w:rsidR="007A546C" w:rsidRDefault="00000000">
      <w:pPr>
        <w:pStyle w:val="berschrift1"/>
      </w:pPr>
      <w:bookmarkStart w:id="59" w:name="references"/>
      <w:bookmarkEnd w:id="58"/>
      <w:r>
        <w:t>References</w:t>
      </w:r>
    </w:p>
    <w:p w14:paraId="2F30E477" w14:textId="77777777" w:rsidR="00FD39AF" w:rsidRPr="00FD39AF" w:rsidRDefault="00FD39AF" w:rsidP="00FD39AF">
      <w:pPr>
        <w:pStyle w:val="Literaturverzeichnis"/>
      </w:pPr>
      <w:r>
        <w:fldChar w:fldCharType="begin"/>
      </w:r>
      <w:r>
        <w:instrText xml:space="preserve"> ADDIN ZOTERO_BIBL {"uncited":[],"omitted":[],"custom":[]} CSL_BIBLIOGRAPHY </w:instrText>
      </w:r>
      <w:r>
        <w:fldChar w:fldCharType="separate"/>
      </w:r>
      <w:r w:rsidRPr="00FD39AF">
        <w:t xml:space="preserve">1. </w:t>
      </w:r>
      <w:r w:rsidRPr="00FD39AF">
        <w:tab/>
        <w:t xml:space="preserve">Meystre, S. M. ; L., C. ;. Bürkle, T. ;. Tognola, G. ;. Budrionis, A. ;. Lehmann, C. U. Clinical Data Reuse or Secondary Use: Current Status and Potential Future Progress. </w:t>
      </w:r>
      <w:r w:rsidRPr="00FD39AF">
        <w:rPr>
          <w:i/>
          <w:iCs/>
        </w:rPr>
        <w:t>Yearb. Med. Inform.</w:t>
      </w:r>
      <w:r w:rsidRPr="00FD39AF">
        <w:t xml:space="preserve"> </w:t>
      </w:r>
      <w:r w:rsidRPr="00FD39AF">
        <w:rPr>
          <w:b/>
          <w:bCs/>
        </w:rPr>
        <w:t>26</w:t>
      </w:r>
      <w:r w:rsidRPr="00FD39AF">
        <w:t>, 38–52 (2017).</w:t>
      </w:r>
    </w:p>
    <w:p w14:paraId="01B96EC5" w14:textId="77777777" w:rsidR="00FD39AF" w:rsidRPr="00FD39AF" w:rsidRDefault="00FD39AF" w:rsidP="00FD39AF">
      <w:pPr>
        <w:pStyle w:val="Literaturverzeichnis"/>
      </w:pPr>
      <w:r w:rsidRPr="00FD39AF">
        <w:lastRenderedPageBreak/>
        <w:t xml:space="preserve">2. </w:t>
      </w:r>
      <w:r w:rsidRPr="00FD39AF">
        <w:tab/>
        <w:t xml:space="preserve">Safran, C. </w:t>
      </w:r>
      <w:r w:rsidRPr="00FD39AF">
        <w:rPr>
          <w:i/>
          <w:iCs/>
        </w:rPr>
        <w:t>et al.</w:t>
      </w:r>
      <w:r w:rsidRPr="00FD39AF">
        <w:t xml:space="preserve"> Toward a National Framework for the Secondary Use of Health Data: An American Medical Informatics Association White Paper. </w:t>
      </w:r>
      <w:r w:rsidRPr="00FD39AF">
        <w:rPr>
          <w:i/>
          <w:iCs/>
        </w:rPr>
        <w:t>J. Am. Med. Inform. Assoc.</w:t>
      </w:r>
      <w:r w:rsidRPr="00FD39AF">
        <w:t xml:space="preserve"> </w:t>
      </w:r>
      <w:r w:rsidRPr="00FD39AF">
        <w:rPr>
          <w:b/>
          <w:bCs/>
        </w:rPr>
        <w:t>14</w:t>
      </w:r>
      <w:r w:rsidRPr="00FD39AF">
        <w:t>, 1–9 (2007).</w:t>
      </w:r>
    </w:p>
    <w:p w14:paraId="41DB1E42" w14:textId="77777777" w:rsidR="00FD39AF" w:rsidRPr="00FD39AF" w:rsidRDefault="00FD39AF" w:rsidP="00FD39AF">
      <w:pPr>
        <w:pStyle w:val="Literaturverzeichnis"/>
      </w:pPr>
      <w:r w:rsidRPr="00FD39AF">
        <w:t xml:space="preserve">3. </w:t>
      </w:r>
      <w:r w:rsidRPr="00FD39AF">
        <w:tab/>
        <w:t xml:space="preserve">Messmann, H. </w:t>
      </w:r>
      <w:r w:rsidRPr="00FD39AF">
        <w:rPr>
          <w:i/>
          <w:iCs/>
        </w:rPr>
        <w:t>et al.</w:t>
      </w:r>
      <w:r w:rsidRPr="00FD39AF">
        <w:t xml:space="preserve"> Expected value of artificial intelligence in gastrointestinal endoscopy: European Society of Gastrointestinal Endoscopy (ESGE) Position Statement. </w:t>
      </w:r>
      <w:r w:rsidRPr="00FD39AF">
        <w:rPr>
          <w:i/>
          <w:iCs/>
        </w:rPr>
        <w:t>Endoscopy</w:t>
      </w:r>
      <w:r w:rsidRPr="00FD39AF">
        <w:t xml:space="preserve"> </w:t>
      </w:r>
      <w:r w:rsidRPr="00FD39AF">
        <w:rPr>
          <w:b/>
          <w:bCs/>
        </w:rPr>
        <w:t>54</w:t>
      </w:r>
      <w:r w:rsidRPr="00FD39AF">
        <w:t>, 1211–1231 (2022).</w:t>
      </w:r>
    </w:p>
    <w:p w14:paraId="0E24A7A5" w14:textId="77777777" w:rsidR="00FD39AF" w:rsidRPr="00FD39AF" w:rsidRDefault="00FD39AF" w:rsidP="00FD39AF">
      <w:pPr>
        <w:pStyle w:val="Literaturverzeichnis"/>
      </w:pPr>
      <w:r w:rsidRPr="00FD39AF">
        <w:t xml:space="preserve">4. </w:t>
      </w:r>
      <w:r w:rsidRPr="00FD39AF">
        <w:tab/>
        <w:t xml:space="preserve">Esposito, G. </w:t>
      </w:r>
      <w:r w:rsidRPr="00FD39AF">
        <w:rPr>
          <w:i/>
          <w:iCs/>
        </w:rPr>
        <w:t>et al.</w:t>
      </w:r>
      <w:r w:rsidRPr="00FD39AF">
        <w:t xml:space="preserve"> STAndardization of Reports (the STAR project) Upper gastrointestinal endoscopy: European Society of Gastrointestinal Endoscopy (ESGE) Quality Improvement Initiative. </w:t>
      </w:r>
      <w:r w:rsidRPr="00FD39AF">
        <w:rPr>
          <w:i/>
          <w:iCs/>
        </w:rPr>
        <w:t>Endoscopy</w:t>
      </w:r>
      <w:r w:rsidRPr="00FD39AF">
        <w:t xml:space="preserve"> </w:t>
      </w:r>
      <w:r w:rsidRPr="00FD39AF">
        <w:rPr>
          <w:b/>
          <w:bCs/>
        </w:rPr>
        <w:t>57</w:t>
      </w:r>
      <w:r w:rsidRPr="00FD39AF">
        <w:t>, 1298–1308 (2025).</w:t>
      </w:r>
    </w:p>
    <w:p w14:paraId="2F400B02" w14:textId="77777777" w:rsidR="00FD39AF" w:rsidRPr="00FD39AF" w:rsidRDefault="00FD39AF" w:rsidP="00FD39AF">
      <w:pPr>
        <w:pStyle w:val="Literaturverzeichnis"/>
      </w:pPr>
      <w:r w:rsidRPr="00FD39AF">
        <w:t xml:space="preserve">5. </w:t>
      </w:r>
      <w:r w:rsidRPr="00FD39AF">
        <w:tab/>
        <w:t xml:space="preserve">Beaulieu, D. </w:t>
      </w:r>
      <w:r w:rsidRPr="00FD39AF">
        <w:rPr>
          <w:i/>
          <w:iCs/>
        </w:rPr>
        <w:t>et al.</w:t>
      </w:r>
      <w:r w:rsidRPr="00FD39AF">
        <w:t xml:space="preserve"> Endoscopy Reporting Standards. </w:t>
      </w:r>
      <w:r w:rsidRPr="00FD39AF">
        <w:rPr>
          <w:i/>
          <w:iCs/>
        </w:rPr>
        <w:t>Can. J. Gastroenterol. Hepatol.</w:t>
      </w:r>
      <w:r w:rsidRPr="00FD39AF">
        <w:t xml:space="preserve"> </w:t>
      </w:r>
      <w:r w:rsidRPr="00FD39AF">
        <w:rPr>
          <w:b/>
          <w:bCs/>
        </w:rPr>
        <w:t>27</w:t>
      </w:r>
      <w:r w:rsidRPr="00FD39AF">
        <w:t>, 145894 (2013).</w:t>
      </w:r>
    </w:p>
    <w:p w14:paraId="46F309B1" w14:textId="77777777" w:rsidR="00FD39AF" w:rsidRPr="00FD39AF" w:rsidRDefault="00FD39AF" w:rsidP="00FD39AF">
      <w:pPr>
        <w:pStyle w:val="Literaturverzeichnis"/>
      </w:pPr>
      <w:r w:rsidRPr="00FD39AF">
        <w:t xml:space="preserve">6. </w:t>
      </w:r>
      <w:r w:rsidRPr="00FD39AF">
        <w:tab/>
        <w:t xml:space="preserve">Misri, K., Alexandre, L. &amp; De La Iglesia, B. From Free Text to Upper Gastrointestinal Cancer Diagnosis: Fine-Tuning Language Models on Endoscopy and Histology Narratives: in </w:t>
      </w:r>
      <w:r w:rsidRPr="00FD39AF">
        <w:rPr>
          <w:i/>
          <w:iCs/>
        </w:rPr>
        <w:t>Proceedings of the 17th International Joint Conference on Knowledge Discovery, Knowledge Engineering and Knowledge Management</w:t>
      </w:r>
      <w:r w:rsidRPr="00FD39AF">
        <w:t xml:space="preserve"> 501–508 (SCITEPRESS - Science and Technology Publications, Marbella, Spain, 2025). doi:10.5220/0013836200004000.</w:t>
      </w:r>
    </w:p>
    <w:p w14:paraId="74C7AD74" w14:textId="77777777" w:rsidR="00FD39AF" w:rsidRPr="00FD39AF" w:rsidRDefault="00FD39AF" w:rsidP="00FD39AF">
      <w:pPr>
        <w:pStyle w:val="Literaturverzeichnis"/>
      </w:pPr>
      <w:r w:rsidRPr="00FD39AF">
        <w:t xml:space="preserve">7. </w:t>
      </w:r>
      <w:r w:rsidRPr="00FD39AF">
        <w:tab/>
        <w:t xml:space="preserve">Aerts, H. </w:t>
      </w:r>
      <w:r w:rsidRPr="00FD39AF">
        <w:rPr>
          <w:i/>
          <w:iCs/>
        </w:rPr>
        <w:t>et al.</w:t>
      </w:r>
      <w:r w:rsidRPr="00FD39AF">
        <w:t xml:space="preserve"> Quality of Hospital Electronic Health Record (EHR) Data Based on the International Consortium for Health Outcomes Measurement (ICHOM) in Heart Failure: Pilot Data Quality Assessment Study. </w:t>
      </w:r>
      <w:r w:rsidRPr="00FD39AF">
        <w:rPr>
          <w:i/>
          <w:iCs/>
        </w:rPr>
        <w:t>JMIR Med. Inform.</w:t>
      </w:r>
      <w:r w:rsidRPr="00FD39AF">
        <w:t xml:space="preserve"> </w:t>
      </w:r>
      <w:r w:rsidRPr="00FD39AF">
        <w:rPr>
          <w:b/>
          <w:bCs/>
        </w:rPr>
        <w:t>9</w:t>
      </w:r>
      <w:r w:rsidRPr="00FD39AF">
        <w:t>, e27842 (2021).</w:t>
      </w:r>
    </w:p>
    <w:p w14:paraId="2B563965" w14:textId="77777777" w:rsidR="00FD39AF" w:rsidRPr="00FD39AF" w:rsidRDefault="00FD39AF" w:rsidP="00FD39AF">
      <w:pPr>
        <w:pStyle w:val="Literaturverzeichnis"/>
      </w:pPr>
      <w:r w:rsidRPr="00FD39AF">
        <w:t xml:space="preserve">8. </w:t>
      </w:r>
      <w:r w:rsidRPr="00FD39AF">
        <w:tab/>
        <w:t xml:space="preserve">Wu, Y., Ren, M., Chen, N. &amp; Yang, L. Semantics-driven improvements in electronic health records data quality: a systematic review. </w:t>
      </w:r>
      <w:r w:rsidRPr="00FD39AF">
        <w:rPr>
          <w:i/>
          <w:iCs/>
        </w:rPr>
        <w:t>BMC Med. Inform. Decis. Mak.</w:t>
      </w:r>
      <w:r w:rsidRPr="00FD39AF">
        <w:t xml:space="preserve"> </w:t>
      </w:r>
      <w:r w:rsidRPr="00FD39AF">
        <w:rPr>
          <w:b/>
          <w:bCs/>
        </w:rPr>
        <w:t>25</w:t>
      </w:r>
      <w:r w:rsidRPr="00FD39AF">
        <w:t>, 298 (2025).</w:t>
      </w:r>
    </w:p>
    <w:p w14:paraId="25E4B414" w14:textId="77777777" w:rsidR="00FD39AF" w:rsidRPr="00FD39AF" w:rsidRDefault="00FD39AF" w:rsidP="00FD39AF">
      <w:pPr>
        <w:pStyle w:val="Literaturverzeichnis"/>
      </w:pPr>
      <w:r w:rsidRPr="00FD39AF">
        <w:lastRenderedPageBreak/>
        <w:t xml:space="preserve">9. </w:t>
      </w:r>
      <w:r w:rsidRPr="00FD39AF">
        <w:tab/>
        <w:t xml:space="preserve">Crespi, M., Delvaux, M., Schapiro, M., Venables, C. &amp; Zwiebel, F. Minimal standards for a computerized endoscopic database. Ad hoc Task Force of the Committee for Minimal Standards of Digestive Endoscopy of the European Society of Gastrointestinal Endoscopy (ESGE). </w:t>
      </w:r>
      <w:r w:rsidRPr="00FD39AF">
        <w:rPr>
          <w:i/>
          <w:iCs/>
        </w:rPr>
        <w:t>Am J Gastroenterol</w:t>
      </w:r>
      <w:r w:rsidRPr="00FD39AF">
        <w:t xml:space="preserve"> </w:t>
      </w:r>
      <w:r w:rsidRPr="00FD39AF">
        <w:rPr>
          <w:b/>
          <w:bCs/>
        </w:rPr>
        <w:t>89</w:t>
      </w:r>
      <w:r w:rsidRPr="00FD39AF">
        <w:t>, S144-53 (1994).</w:t>
      </w:r>
    </w:p>
    <w:p w14:paraId="51DD3BAE" w14:textId="77777777" w:rsidR="00FD39AF" w:rsidRPr="00FD39AF" w:rsidRDefault="00FD39AF" w:rsidP="00FD39AF">
      <w:pPr>
        <w:pStyle w:val="Literaturverzeichnis"/>
      </w:pPr>
      <w:r w:rsidRPr="00FD39AF">
        <w:t xml:space="preserve">10. </w:t>
      </w:r>
      <w:r w:rsidRPr="00FD39AF">
        <w:tab/>
        <w:t xml:space="preserve">Delvaux, M. </w:t>
      </w:r>
      <w:r w:rsidRPr="00FD39AF">
        <w:rPr>
          <w:i/>
          <w:iCs/>
        </w:rPr>
        <w:t>et al.</w:t>
      </w:r>
      <w:r w:rsidRPr="00FD39AF">
        <w:t xml:space="preserve"> The minimal standard terminology for digestive endoscopy: introduction to structured reporting. </w:t>
      </w:r>
      <w:r w:rsidRPr="00FD39AF">
        <w:rPr>
          <w:i/>
          <w:iCs/>
        </w:rPr>
        <w:t>Int. J. Med. Inf.</w:t>
      </w:r>
      <w:r w:rsidRPr="00FD39AF">
        <w:t xml:space="preserve"> </w:t>
      </w:r>
      <w:r w:rsidRPr="00FD39AF">
        <w:rPr>
          <w:b/>
          <w:bCs/>
        </w:rPr>
        <w:t>48</w:t>
      </w:r>
      <w:r w:rsidRPr="00FD39AF">
        <w:t>, 217–225 (1998).</w:t>
      </w:r>
    </w:p>
    <w:p w14:paraId="2F4768F0" w14:textId="77777777" w:rsidR="00FD39AF" w:rsidRPr="00FD39AF" w:rsidRDefault="00FD39AF" w:rsidP="00FD39AF">
      <w:pPr>
        <w:pStyle w:val="Literaturverzeichnis"/>
      </w:pPr>
      <w:r w:rsidRPr="00FD39AF">
        <w:t xml:space="preserve">11. </w:t>
      </w:r>
      <w:r w:rsidRPr="00FD39AF">
        <w:tab/>
        <w:t xml:space="preserve">Delvaux, M. </w:t>
      </w:r>
      <w:r w:rsidRPr="00FD39AF">
        <w:rPr>
          <w:i/>
          <w:iCs/>
        </w:rPr>
        <w:t>et al.</w:t>
      </w:r>
      <w:r w:rsidRPr="00FD39AF">
        <w:t xml:space="preserve"> Minimal Standard Terminology for Digestive Endoscopy: Results of Prospective Testing and Validation in the GASTER Project. </w:t>
      </w:r>
      <w:r w:rsidRPr="00FD39AF">
        <w:rPr>
          <w:i/>
          <w:iCs/>
        </w:rPr>
        <w:t>Endoscopy</w:t>
      </w:r>
      <w:r w:rsidRPr="00FD39AF">
        <w:t xml:space="preserve"> </w:t>
      </w:r>
      <w:r w:rsidRPr="00FD39AF">
        <w:rPr>
          <w:b/>
          <w:bCs/>
        </w:rPr>
        <w:t>32</w:t>
      </w:r>
      <w:r w:rsidRPr="00FD39AF">
        <w:t>, 345–355 (2000).</w:t>
      </w:r>
    </w:p>
    <w:p w14:paraId="61919A26" w14:textId="77777777" w:rsidR="00FD39AF" w:rsidRPr="00FD39AF" w:rsidRDefault="00FD39AF" w:rsidP="00FD39AF">
      <w:pPr>
        <w:pStyle w:val="Literaturverzeichnis"/>
      </w:pPr>
      <w:r w:rsidRPr="00FD39AF">
        <w:t xml:space="preserve">12. </w:t>
      </w:r>
      <w:r w:rsidRPr="00FD39AF">
        <w:tab/>
        <w:t xml:space="preserve">Aabakken, L. </w:t>
      </w:r>
      <w:r w:rsidRPr="00FD39AF">
        <w:rPr>
          <w:i/>
          <w:iCs/>
        </w:rPr>
        <w:t>et al.</w:t>
      </w:r>
      <w:r w:rsidRPr="00FD39AF">
        <w:t xml:space="preserve"> Minimal standard terminology for gastrointestinal endoscopy – </w:t>
      </w:r>
      <w:r w:rsidRPr="00FD39AF">
        <w:rPr>
          <w:i/>
          <w:iCs/>
        </w:rPr>
        <w:t>MST 3.0</w:t>
      </w:r>
      <w:r w:rsidRPr="00FD39AF">
        <w:t xml:space="preserve">. </w:t>
      </w:r>
      <w:r w:rsidRPr="00FD39AF">
        <w:rPr>
          <w:i/>
          <w:iCs/>
        </w:rPr>
        <w:t>Endoscopy</w:t>
      </w:r>
      <w:r w:rsidRPr="00FD39AF">
        <w:t xml:space="preserve"> </w:t>
      </w:r>
      <w:r w:rsidRPr="00FD39AF">
        <w:rPr>
          <w:b/>
          <w:bCs/>
        </w:rPr>
        <w:t>41</w:t>
      </w:r>
      <w:r w:rsidRPr="00FD39AF">
        <w:t>, 727–728 (2009).</w:t>
      </w:r>
    </w:p>
    <w:p w14:paraId="29D39147" w14:textId="77777777" w:rsidR="00FD39AF" w:rsidRPr="00FD39AF" w:rsidRDefault="00FD39AF" w:rsidP="00FD39AF">
      <w:pPr>
        <w:pStyle w:val="Literaturverzeichnis"/>
      </w:pPr>
      <w:r w:rsidRPr="00FD39AF">
        <w:t xml:space="preserve">13. </w:t>
      </w:r>
      <w:r w:rsidRPr="00FD39AF">
        <w:tab/>
        <w:t xml:space="preserve">Finster, M., Wenzel, M. &amp; Taghizadeh, E. Common data models and data standards for tabular health data: a systematic review. </w:t>
      </w:r>
      <w:r w:rsidRPr="00FD39AF">
        <w:rPr>
          <w:i/>
          <w:iCs/>
        </w:rPr>
        <w:t>BMC Med. Inform. Decis. Mak.</w:t>
      </w:r>
      <w:r w:rsidRPr="00FD39AF">
        <w:t xml:space="preserve"> </w:t>
      </w:r>
      <w:r w:rsidRPr="00FD39AF">
        <w:rPr>
          <w:b/>
          <w:bCs/>
        </w:rPr>
        <w:t>25</w:t>
      </w:r>
      <w:r w:rsidRPr="00FD39AF">
        <w:t>, 422 (2025).</w:t>
      </w:r>
    </w:p>
    <w:p w14:paraId="347912BB" w14:textId="77777777" w:rsidR="00FD39AF" w:rsidRPr="00FD39AF" w:rsidRDefault="00FD39AF" w:rsidP="00FD39AF">
      <w:pPr>
        <w:pStyle w:val="Literaturverzeichnis"/>
      </w:pPr>
      <w:r w:rsidRPr="00FD39AF">
        <w:t xml:space="preserve">14. </w:t>
      </w:r>
      <w:r w:rsidRPr="00FD39AF">
        <w:tab/>
        <w:t xml:space="preserve">D. Bender &amp; K. Sartipi. HL7 FHIR: An Agile and RESTful approach to healthcare information exchange. in </w:t>
      </w:r>
      <w:r w:rsidRPr="00FD39AF">
        <w:rPr>
          <w:i/>
          <w:iCs/>
        </w:rPr>
        <w:t>Proceedings of the 26th IEEE International Symposium on Computer-Based Medical Systems</w:t>
      </w:r>
      <w:r w:rsidRPr="00FD39AF">
        <w:t xml:space="preserve"> 326–331 (2013). doi:10.1109/CBMS.2013.6627810.</w:t>
      </w:r>
    </w:p>
    <w:p w14:paraId="23D063C8" w14:textId="77777777" w:rsidR="00FD39AF" w:rsidRPr="00FD39AF" w:rsidRDefault="00FD39AF" w:rsidP="00FD39AF">
      <w:pPr>
        <w:pStyle w:val="Literaturverzeichnis"/>
      </w:pPr>
      <w:r w:rsidRPr="00FD39AF">
        <w:t xml:space="preserve">15. </w:t>
      </w:r>
      <w:r w:rsidRPr="00FD39AF">
        <w:tab/>
        <w:t xml:space="preserve">Demski, H., Garde, S. &amp; Hildebrand, C. Open data models for smart health interconnected applications: the example of openEHR. </w:t>
      </w:r>
      <w:r w:rsidRPr="00FD39AF">
        <w:rPr>
          <w:i/>
          <w:iCs/>
        </w:rPr>
        <w:t>BMC Med. Inform. Decis. Mak.</w:t>
      </w:r>
      <w:r w:rsidRPr="00FD39AF">
        <w:t xml:space="preserve"> </w:t>
      </w:r>
      <w:r w:rsidRPr="00FD39AF">
        <w:rPr>
          <w:b/>
          <w:bCs/>
        </w:rPr>
        <w:t>16</w:t>
      </w:r>
      <w:r w:rsidRPr="00FD39AF">
        <w:t>, 137 (2016).</w:t>
      </w:r>
    </w:p>
    <w:p w14:paraId="0C90ACF3" w14:textId="77777777" w:rsidR="00FD39AF" w:rsidRPr="00FD39AF" w:rsidRDefault="00FD39AF" w:rsidP="00FD39AF">
      <w:pPr>
        <w:pStyle w:val="Literaturverzeichnis"/>
      </w:pPr>
      <w:r w:rsidRPr="00FD39AF">
        <w:t xml:space="preserve">16. </w:t>
      </w:r>
      <w:r w:rsidRPr="00FD39AF">
        <w:tab/>
        <w:t xml:space="preserve">Kalra, D., Beale, T. &amp; Heard, S. The openEHR foundation. </w:t>
      </w:r>
      <w:r w:rsidRPr="00FD39AF">
        <w:rPr>
          <w:i/>
          <w:iCs/>
        </w:rPr>
        <w:t>Stud. Health Technol. Inform.</w:t>
      </w:r>
      <w:r w:rsidRPr="00FD39AF">
        <w:t xml:space="preserve"> </w:t>
      </w:r>
      <w:r w:rsidRPr="00FD39AF">
        <w:rPr>
          <w:b/>
          <w:bCs/>
        </w:rPr>
        <w:t>115</w:t>
      </w:r>
      <w:r w:rsidRPr="00FD39AF">
        <w:t>, 153 (2005).</w:t>
      </w:r>
    </w:p>
    <w:p w14:paraId="2547B015" w14:textId="77777777" w:rsidR="00FD39AF" w:rsidRPr="00FD39AF" w:rsidRDefault="00FD39AF" w:rsidP="00FD39AF">
      <w:pPr>
        <w:pStyle w:val="Literaturverzeichnis"/>
      </w:pPr>
      <w:r w:rsidRPr="00FD39AF">
        <w:lastRenderedPageBreak/>
        <w:t xml:space="preserve">17. </w:t>
      </w:r>
      <w:r w:rsidRPr="00FD39AF">
        <w:tab/>
        <w:t xml:space="preserve">Atalag Koray, Yang Hong Yul, Tempero Ewan, &amp; Warren Jim. Model Driven Development of Clinical Information Sytems using openEHR. in </w:t>
      </w:r>
      <w:r w:rsidRPr="00FD39AF">
        <w:rPr>
          <w:i/>
          <w:iCs/>
        </w:rPr>
        <w:t>Studies in Health Technology and Informatics</w:t>
      </w:r>
      <w:r w:rsidRPr="00FD39AF">
        <w:t xml:space="preserve"> (IOS Press, 2011). doi:10.3233/978-1-60750-806-9-849.</w:t>
      </w:r>
    </w:p>
    <w:p w14:paraId="4A3AEC3F" w14:textId="77777777" w:rsidR="00FD39AF" w:rsidRPr="00FD39AF" w:rsidRDefault="00FD39AF" w:rsidP="00FD39AF">
      <w:pPr>
        <w:pStyle w:val="Literaturverzeichnis"/>
      </w:pPr>
      <w:r w:rsidRPr="00FD39AF">
        <w:t xml:space="preserve">18. </w:t>
      </w:r>
      <w:r w:rsidRPr="00FD39AF">
        <w:tab/>
        <w:t xml:space="preserve">Marfoglia, A. </w:t>
      </w:r>
      <w:r w:rsidRPr="00FD39AF">
        <w:rPr>
          <w:i/>
          <w:iCs/>
        </w:rPr>
        <w:t>et al.</w:t>
      </w:r>
      <w:r w:rsidRPr="00FD39AF">
        <w:t xml:space="preserve"> Challenges of health data standard adoption and usage: a systematic review. </w:t>
      </w:r>
      <w:r w:rsidRPr="00FD39AF">
        <w:rPr>
          <w:i/>
          <w:iCs/>
        </w:rPr>
        <w:t>J. Biomed. Inform.</w:t>
      </w:r>
      <w:r w:rsidRPr="00FD39AF">
        <w:t xml:space="preserve"> </w:t>
      </w:r>
      <w:r w:rsidRPr="00FD39AF">
        <w:rPr>
          <w:b/>
          <w:bCs/>
        </w:rPr>
        <w:t>178</w:t>
      </w:r>
      <w:r w:rsidRPr="00FD39AF">
        <w:t>, 105022 (2026).</w:t>
      </w:r>
    </w:p>
    <w:p w14:paraId="518605D3" w14:textId="77777777" w:rsidR="00FD39AF" w:rsidRPr="00FD39AF" w:rsidRDefault="00FD39AF" w:rsidP="00FD39AF">
      <w:pPr>
        <w:pStyle w:val="Literaturverzeichnis"/>
      </w:pPr>
      <w:r w:rsidRPr="00FD39AF">
        <w:t xml:space="preserve">19. </w:t>
      </w:r>
      <w:r w:rsidRPr="00FD39AF">
        <w:tab/>
        <w:t xml:space="preserve">Nopour, R. Using FHIR for data sharing: A scoping review of challenges and facilitators in healthcare settings. </w:t>
      </w:r>
      <w:r w:rsidRPr="00FD39AF">
        <w:rPr>
          <w:i/>
          <w:iCs/>
        </w:rPr>
        <w:t>Int. J. Med. Inf.</w:t>
      </w:r>
      <w:r w:rsidRPr="00FD39AF">
        <w:t xml:space="preserve"> </w:t>
      </w:r>
      <w:r w:rsidRPr="00FD39AF">
        <w:rPr>
          <w:b/>
          <w:bCs/>
        </w:rPr>
        <w:t>205</w:t>
      </w:r>
      <w:r w:rsidRPr="00FD39AF">
        <w:t>, 106128 (2026).</w:t>
      </w:r>
    </w:p>
    <w:p w14:paraId="1D9A60CC" w14:textId="77777777" w:rsidR="00FD39AF" w:rsidRPr="00FD39AF" w:rsidRDefault="00FD39AF" w:rsidP="00FD39AF">
      <w:pPr>
        <w:pStyle w:val="Literaturverzeichnis"/>
      </w:pPr>
      <w:r w:rsidRPr="00FD39AF">
        <w:t xml:space="preserve">20. </w:t>
      </w:r>
      <w:r w:rsidRPr="00FD39AF">
        <w:tab/>
        <w:t xml:space="preserve">Vorisek, C. N. </w:t>
      </w:r>
      <w:r w:rsidRPr="00FD39AF">
        <w:rPr>
          <w:i/>
          <w:iCs/>
        </w:rPr>
        <w:t>et al.</w:t>
      </w:r>
      <w:r w:rsidRPr="00FD39AF">
        <w:t xml:space="preserve"> Fast Healthcare Interoperability Resources (FHIR) for Interoperability in Health Research: Systematic Review. </w:t>
      </w:r>
      <w:r w:rsidRPr="00FD39AF">
        <w:rPr>
          <w:i/>
          <w:iCs/>
        </w:rPr>
        <w:t>JMIR Med. Inform.</w:t>
      </w:r>
      <w:r w:rsidRPr="00FD39AF">
        <w:t xml:space="preserve"> </w:t>
      </w:r>
      <w:r w:rsidRPr="00FD39AF">
        <w:rPr>
          <w:b/>
          <w:bCs/>
        </w:rPr>
        <w:t>10</w:t>
      </w:r>
      <w:r w:rsidRPr="00FD39AF">
        <w:t>, e35724 (2022).</w:t>
      </w:r>
    </w:p>
    <w:p w14:paraId="4680303A" w14:textId="77777777" w:rsidR="00FD39AF" w:rsidRPr="00FD39AF" w:rsidRDefault="00FD39AF" w:rsidP="00FD39AF">
      <w:pPr>
        <w:pStyle w:val="Literaturverzeichnis"/>
      </w:pPr>
      <w:r w:rsidRPr="00FD39AF">
        <w:t xml:space="preserve">21. </w:t>
      </w:r>
      <w:r w:rsidRPr="00FD39AF">
        <w:tab/>
        <w:t xml:space="preserve">Wilkinson, M. D. </w:t>
      </w:r>
      <w:r w:rsidRPr="00FD39AF">
        <w:rPr>
          <w:i/>
          <w:iCs/>
        </w:rPr>
        <w:t>et al.</w:t>
      </w:r>
      <w:r w:rsidRPr="00FD39AF">
        <w:t xml:space="preserve"> The FAIR Guiding Principles for scientific data management and stewardship. </w:t>
      </w:r>
      <w:r w:rsidRPr="00FD39AF">
        <w:rPr>
          <w:i/>
          <w:iCs/>
        </w:rPr>
        <w:t>Sci. Data</w:t>
      </w:r>
      <w:r w:rsidRPr="00FD39AF">
        <w:t xml:space="preserve"> </w:t>
      </w:r>
      <w:r w:rsidRPr="00FD39AF">
        <w:rPr>
          <w:b/>
          <w:bCs/>
        </w:rPr>
        <w:t>3</w:t>
      </w:r>
      <w:r w:rsidRPr="00FD39AF">
        <w:t>, 160018 (2016).</w:t>
      </w:r>
    </w:p>
    <w:p w14:paraId="3EC6EACD" w14:textId="77777777" w:rsidR="00FD39AF" w:rsidRPr="00FD39AF" w:rsidRDefault="00FD39AF" w:rsidP="00FD39AF">
      <w:pPr>
        <w:pStyle w:val="Literaturverzeichnis"/>
      </w:pPr>
      <w:r w:rsidRPr="00FD39AF">
        <w:t xml:space="preserve">22. </w:t>
      </w:r>
      <w:r w:rsidRPr="00FD39AF">
        <w:tab/>
        <w:t xml:space="preserve">Endoscopic Classification Review Group. Update on the Paris Classification of Superficial Neoplastic Lesions in the Digestive Tract. </w:t>
      </w:r>
      <w:r w:rsidRPr="00FD39AF">
        <w:rPr>
          <w:i/>
          <w:iCs/>
        </w:rPr>
        <w:t>Endoscopy</w:t>
      </w:r>
      <w:r w:rsidRPr="00FD39AF">
        <w:t xml:space="preserve"> </w:t>
      </w:r>
      <w:r w:rsidRPr="00FD39AF">
        <w:rPr>
          <w:b/>
          <w:bCs/>
        </w:rPr>
        <w:t>37</w:t>
      </w:r>
      <w:r w:rsidRPr="00FD39AF">
        <w:t>, 570–578 (2005).</w:t>
      </w:r>
    </w:p>
    <w:p w14:paraId="702A8A1E" w14:textId="77777777" w:rsidR="00FD39AF" w:rsidRPr="00FD39AF" w:rsidRDefault="00FD39AF" w:rsidP="00FD39AF">
      <w:pPr>
        <w:pStyle w:val="Literaturverzeichnis"/>
      </w:pPr>
      <w:r w:rsidRPr="00FD39AF">
        <w:t xml:space="preserve">23. </w:t>
      </w:r>
      <w:r w:rsidRPr="00FD39AF">
        <w:tab/>
        <w:t xml:space="preserve">Lux, T. J. </w:t>
      </w:r>
      <w:r w:rsidRPr="00FD39AF">
        <w:rPr>
          <w:i/>
          <w:iCs/>
        </w:rPr>
        <w:t>et al.</w:t>
      </w:r>
      <w:r w:rsidRPr="00FD39AF">
        <w:t xml:space="preserve"> Closing the Gap: A Critical Examination of Adherence, Inconsistency, and Improvements in Colonoscopy Reporting Practices. </w:t>
      </w:r>
      <w:r w:rsidRPr="00FD39AF">
        <w:rPr>
          <w:i/>
          <w:iCs/>
        </w:rPr>
        <w:t>Digestion</w:t>
      </w:r>
      <w:r w:rsidRPr="00FD39AF">
        <w:t xml:space="preserve"> </w:t>
      </w:r>
      <w:r w:rsidRPr="00FD39AF">
        <w:rPr>
          <w:b/>
          <w:bCs/>
        </w:rPr>
        <w:t>105</w:t>
      </w:r>
      <w:r w:rsidRPr="00FD39AF">
        <w:t>, 224–231 (2024).</w:t>
      </w:r>
    </w:p>
    <w:p w14:paraId="008C27DC" w14:textId="084BC555" w:rsidR="00FD39AF" w:rsidRDefault="00FD39AF">
      <w:pPr>
        <w:pStyle w:val="FirstParagraph"/>
      </w:pPr>
      <w:r>
        <w:fldChar w:fldCharType="end"/>
      </w:r>
    </w:p>
    <w:p w14:paraId="4440BDD4" w14:textId="77777777" w:rsidR="00FD39AF" w:rsidRDefault="00FD39AF">
      <w:pPr>
        <w:pStyle w:val="FirstParagraph"/>
      </w:pPr>
    </w:p>
    <w:p w14:paraId="7EE281F3" w14:textId="0488E295" w:rsidR="00FD39AF" w:rsidRDefault="00FD39AF">
      <w:pPr>
        <w:pStyle w:val="FirstParagraph"/>
      </w:pPr>
      <w:r>
        <w:t xml:space="preserve">OLD FREE TEXT ENTRIES </w:t>
      </w:r>
    </w:p>
    <w:p w14:paraId="0BA38029" w14:textId="02BF45B9" w:rsidR="007A546C" w:rsidRDefault="00000000">
      <w:pPr>
        <w:pStyle w:val="FirstParagraph"/>
      </w:pPr>
      <w:r>
        <w:t xml:space="preserve">1. Meystre SM; L C; Bürkle, T; Tognola, G; Budrionis, A; Lehmann, CU. Clinical Data Reuse or Secondary Use: Current Status and Potential Future Progress. </w:t>
      </w:r>
      <w:r>
        <w:rPr>
          <w:i/>
          <w:iCs/>
        </w:rPr>
        <w:t>Yearb Med Inform</w:t>
      </w:r>
      <w:r>
        <w:t>. 2017;26(01):38-52. doi:10.15265/IY-2017-007</w:t>
      </w:r>
    </w:p>
    <w:p w14:paraId="65C8F77A" w14:textId="77777777" w:rsidR="007A546C" w:rsidRDefault="00000000">
      <w:pPr>
        <w:pStyle w:val="Textkrper"/>
      </w:pPr>
      <w:r>
        <w:t xml:space="preserve">2. Safran C, Bloomrosen M, Hammond WE, et al. Toward a National Framework for the Secondary Use of Health Data: An American Medical Informatics Association White Paper. </w:t>
      </w:r>
      <w:r>
        <w:rPr>
          <w:i/>
          <w:iCs/>
        </w:rPr>
        <w:t>J Am Med Inform Assoc</w:t>
      </w:r>
      <w:r>
        <w:t>. 2007;14(1):1-9. doi:10.1197/jamia.M2273</w:t>
      </w:r>
    </w:p>
    <w:p w14:paraId="7ADF8144" w14:textId="77777777" w:rsidR="007A546C" w:rsidRDefault="00000000">
      <w:pPr>
        <w:pStyle w:val="Textkrper"/>
      </w:pPr>
      <w:r>
        <w:lastRenderedPageBreak/>
        <w:t xml:space="preserve">3. Aerts H, Kalra D, Sáez C, et al. Quality of Hospital Electronic Health Record (EHR) Data Based on the International Consortium for Health Outcomes Measurement (ICHOM) in Heart Failure: Pilot Data Quality Assessment Study. </w:t>
      </w:r>
      <w:r>
        <w:rPr>
          <w:i/>
          <w:iCs/>
        </w:rPr>
        <w:t>JMIR Med Inform</w:t>
      </w:r>
      <w:r>
        <w:t>. 2021;9(8):e27842. doi:10.2196/27842</w:t>
      </w:r>
    </w:p>
    <w:p w14:paraId="245AFEEC" w14:textId="77777777" w:rsidR="007A546C" w:rsidRDefault="00000000">
      <w:pPr>
        <w:pStyle w:val="Textkrper"/>
      </w:pPr>
      <w:r>
        <w:t xml:space="preserve">4. Wu Y, Ren M, Chen N, Yang L. Semantics-driven improvements in electronic health records data quality: a systematic review. </w:t>
      </w:r>
      <w:r>
        <w:rPr>
          <w:i/>
          <w:iCs/>
        </w:rPr>
        <w:t>BMC Med Inform Decis Mak</w:t>
      </w:r>
      <w:r>
        <w:t>. 2025;25:298. doi:10.1186/s12911-025-03146-w</w:t>
      </w:r>
    </w:p>
    <w:p w14:paraId="0BBB5700" w14:textId="77777777" w:rsidR="007A546C" w:rsidRDefault="00000000">
      <w:pPr>
        <w:pStyle w:val="Textkrper"/>
      </w:pPr>
      <w:r>
        <w:t xml:space="preserve">5. Esposito G, Areia M, Ching HL, et al. STAndardization of Reports (the STAR project) Upper gastrointestinal endoscopy: European Society of Gastrointestinal Endoscopy (ESGE) Quality Improvement Initiative. </w:t>
      </w:r>
      <w:r>
        <w:rPr>
          <w:i/>
          <w:iCs/>
        </w:rPr>
        <w:t>Endoscopy</w:t>
      </w:r>
      <w:r>
        <w:t>. 2025;57(11):1298-1308. doi:10.1055/a-2652-8941</w:t>
      </w:r>
    </w:p>
    <w:p w14:paraId="02614981" w14:textId="77777777" w:rsidR="007A546C" w:rsidRDefault="00000000">
      <w:pPr>
        <w:pStyle w:val="Textkrper"/>
      </w:pPr>
      <w:r>
        <w:t xml:space="preserve">6. Kugic A, Martin I, Modersohn L, et al. Processing of Short-Form Content in Clinical Narratives: Systematic Scoping Review. </w:t>
      </w:r>
      <w:r>
        <w:rPr>
          <w:i/>
          <w:iCs/>
        </w:rPr>
        <w:t>J Med Internet Res</w:t>
      </w:r>
      <w:r>
        <w:t>. 2024;26(1):e57852. doi:10.2196/57852</w:t>
      </w:r>
    </w:p>
    <w:p w14:paraId="1B4DC21F" w14:textId="77777777" w:rsidR="007A546C" w:rsidRDefault="00000000">
      <w:pPr>
        <w:pStyle w:val="Textkrper"/>
      </w:pPr>
      <w:r>
        <w:t xml:space="preserve">7. Misri K, Alexandre L, Iglesia B. </w:t>
      </w:r>
      <w:r>
        <w:rPr>
          <w:i/>
          <w:iCs/>
        </w:rPr>
        <w:t>From Free Text to Upper Gastrointestinal Cancer Diagnosis: Fine-Tuning Language Models on Endoscopy and Histology Narratives</w:t>
      </w:r>
      <w:r>
        <w:t>. 2025:508. doi:10.5220/0013836200004000</w:t>
      </w:r>
    </w:p>
    <w:p w14:paraId="19B3AC04" w14:textId="77777777" w:rsidR="007A546C" w:rsidRDefault="00000000">
      <w:pPr>
        <w:pStyle w:val="Textkrper"/>
      </w:pPr>
      <w:r>
        <w:t xml:space="preserve">8. Lehne M, Sass J, Essenwanger A, Schepers J, Thun S. Why digital medicine depends on interoperability. </w:t>
      </w:r>
      <w:r>
        <w:rPr>
          <w:i/>
          <w:iCs/>
        </w:rPr>
        <w:t>Npj Digit Med</w:t>
      </w:r>
      <w:r>
        <w:t>. 2019;2(1):79. doi:10.1038/s41746-019-0158-1</w:t>
      </w:r>
    </w:p>
    <w:p w14:paraId="6823A602" w14:textId="77777777" w:rsidR="007A546C" w:rsidRDefault="00000000">
      <w:pPr>
        <w:pStyle w:val="Textkrper"/>
      </w:pPr>
      <w:r>
        <w:t xml:space="preserve">9. Nopour R. Using FHIR for data sharing: A scoping review of challenges and facilitators in healthcare settings. </w:t>
      </w:r>
      <w:r>
        <w:rPr>
          <w:i/>
          <w:iCs/>
        </w:rPr>
        <w:t>Int J Med Inf</w:t>
      </w:r>
      <w:r>
        <w:t>. 2026;205:106128. doi:10.1016/j.ijmedinf.2025.106128</w:t>
      </w:r>
    </w:p>
    <w:p w14:paraId="5640EE88" w14:textId="77777777" w:rsidR="007A546C" w:rsidRDefault="00000000">
      <w:pPr>
        <w:pStyle w:val="Textkrper"/>
      </w:pPr>
      <w:r>
        <w:t xml:space="preserve">10. Aabakken L, Rembacken B, LeMoine O, et al. Minimal standard terminology for gastrointestinal endoscopy – </w:t>
      </w:r>
      <w:r>
        <w:rPr>
          <w:i/>
          <w:iCs/>
        </w:rPr>
        <w:t>MST 3.0</w:t>
      </w:r>
      <w:r>
        <w:t xml:space="preserve">. </w:t>
      </w:r>
      <w:r>
        <w:rPr>
          <w:i/>
          <w:iCs/>
        </w:rPr>
        <w:t>Endoscopy</w:t>
      </w:r>
      <w:r>
        <w:t>. 2009;41(08):727-728. doi:10.1055/s-0029-1214949</w:t>
      </w:r>
    </w:p>
    <w:p w14:paraId="6A7EF036" w14:textId="77777777" w:rsidR="007A546C" w:rsidRDefault="00000000">
      <w:pPr>
        <w:pStyle w:val="Textkrper"/>
      </w:pPr>
      <w:r>
        <w:t xml:space="preserve">11. Dolin RH, Alschuler L, Beebe C, et al. The HL7 Clinical Document Architecture. </w:t>
      </w:r>
      <w:r>
        <w:rPr>
          <w:i/>
          <w:iCs/>
        </w:rPr>
        <w:t>J Am Med Inform Assoc</w:t>
      </w:r>
      <w:r>
        <w:t>. 2001;8(6):552-569. doi:10.1136/jamia.2001.0080552</w:t>
      </w:r>
    </w:p>
    <w:p w14:paraId="3FA106A5" w14:textId="77777777" w:rsidR="007A546C" w:rsidRDefault="00000000">
      <w:pPr>
        <w:pStyle w:val="Textkrper"/>
      </w:pPr>
      <w:r>
        <w:t xml:space="preserve">12. van Damme P, Löbe M, Benis N, de Keizer NF, Cornet R. Assessing the use of HL7 FHIR for implementing the FAIR guiding principles: a case study of the MIMIC-IV Emergency Department module. </w:t>
      </w:r>
      <w:r>
        <w:rPr>
          <w:i/>
          <w:iCs/>
        </w:rPr>
        <w:t>JAMIA Open</w:t>
      </w:r>
      <w:r>
        <w:t>. 2024;7(1):ooae002. doi:10.1093/jamiaopen/ooae002</w:t>
      </w:r>
    </w:p>
    <w:p w14:paraId="140240C7" w14:textId="77777777" w:rsidR="007A546C" w:rsidRDefault="00000000">
      <w:pPr>
        <w:pStyle w:val="Textkrper"/>
      </w:pPr>
      <w:r>
        <w:t xml:space="preserve">13. Vorisek CN, Lehne M, Klopfenstein SAI, et al. Fast Healthcare Interoperability Resources (FHIR) for Interoperability in Health Research: Systematic Review. </w:t>
      </w:r>
      <w:r>
        <w:rPr>
          <w:i/>
          <w:iCs/>
        </w:rPr>
        <w:t>JMIR Med Inform</w:t>
      </w:r>
      <w:r>
        <w:t>. 2022;10(7):e35724. doi:10.2196/35724</w:t>
      </w:r>
    </w:p>
    <w:p w14:paraId="1921F6EE" w14:textId="77777777" w:rsidR="007A546C" w:rsidRDefault="00000000">
      <w:pPr>
        <w:pStyle w:val="Textkrper"/>
      </w:pPr>
      <w:r>
        <w:t xml:space="preserve">14. Saripalle R, Runyan C, Russell M. Using HL7 FHIR to achieve interoperability in patient health record. </w:t>
      </w:r>
      <w:r>
        <w:rPr>
          <w:i/>
          <w:iCs/>
        </w:rPr>
        <w:t>J Biomed Inform</w:t>
      </w:r>
      <w:r>
        <w:t>. 2019;94:103188. doi:10.1016/j.jbi.2019.103188</w:t>
      </w:r>
    </w:p>
    <w:p w14:paraId="4A1B0277" w14:textId="77777777" w:rsidR="007A546C" w:rsidRDefault="00000000">
      <w:pPr>
        <w:pStyle w:val="Textkrper"/>
      </w:pPr>
      <w:r>
        <w:t xml:space="preserve">15. Group ECR. Update on the Paris Classification of Superficial Neoplastic Lesions in the Digestive Tract. </w:t>
      </w:r>
      <w:r>
        <w:rPr>
          <w:i/>
          <w:iCs/>
        </w:rPr>
        <w:t>Endoscopy</w:t>
      </w:r>
      <w:r>
        <w:t>. 2005;37(6):570-578. doi:10.1055/s-2005-861352</w:t>
      </w:r>
    </w:p>
    <w:p w14:paraId="4081852A" w14:textId="77777777" w:rsidR="007A546C" w:rsidRDefault="00000000">
      <w:pPr>
        <w:pStyle w:val="Textkrper"/>
      </w:pPr>
      <w:r>
        <w:lastRenderedPageBreak/>
        <w:t xml:space="preserve">16. Ellis DW, Srigley J. Does standardised structured reporting contribute to quality in diagnostic pathology? The importance of evidence-based datasets. </w:t>
      </w:r>
      <w:r>
        <w:rPr>
          <w:i/>
          <w:iCs/>
        </w:rPr>
        <w:t>Virchows Arch</w:t>
      </w:r>
      <w:r>
        <w:t>. 2016;468(1):51-59. doi:10.1007/s00428-015-1834-4</w:t>
      </w:r>
    </w:p>
    <w:p w14:paraId="70B66ECE" w14:textId="77777777" w:rsidR="007A546C" w:rsidRDefault="00000000">
      <w:pPr>
        <w:pStyle w:val="Textkrper"/>
      </w:pPr>
      <w:r>
        <w:t xml:space="preserve">17. Ferlitsch M, Hassan C, Bisschops R, et al. Colorectal polypectomy and endoscopic mucosal resection: European Society of Gastrointestinal Endoscopy (ESGE) Guideline – Update 2024. </w:t>
      </w:r>
      <w:r>
        <w:rPr>
          <w:i/>
          <w:iCs/>
        </w:rPr>
        <w:t>Endoscopy</w:t>
      </w:r>
      <w:r>
        <w:t>. 2024;56(7):516-545. doi:10.1055/a-2304-3219</w:t>
      </w:r>
    </w:p>
    <w:p w14:paraId="78838FF0" w14:textId="77777777" w:rsidR="007A546C" w:rsidRDefault="00000000">
      <w:pPr>
        <w:pStyle w:val="Textkrper"/>
      </w:pPr>
      <w:r>
        <w:t xml:space="preserve">18. Matsuda K, Tanaka K, Fujishiro M, et al. Design paper: Japan Endoscopy Database (JED): A prospective, large database project related to gastroenterological endoscopy in Japan. </w:t>
      </w:r>
      <w:r>
        <w:rPr>
          <w:i/>
          <w:iCs/>
        </w:rPr>
        <w:t>Dig Endosc</w:t>
      </w:r>
      <w:r>
        <w:t>. 2018;30(1):5-19. doi:10.1111/den.12964</w:t>
      </w:r>
    </w:p>
    <w:p w14:paraId="480F01AF" w14:textId="77777777" w:rsidR="007A546C" w:rsidRDefault="00000000">
      <w:pPr>
        <w:pStyle w:val="Textkrper"/>
      </w:pPr>
      <w:r>
        <w:t xml:space="preserve">19. Catlow J, Sharp L, Kasim A, et al. The National Endoscopy Database (NED) Automated Performance Reports to Improve Quality Outcomes Trial (APRIQOT) randomized controlled trial design. </w:t>
      </w:r>
      <w:r>
        <w:rPr>
          <w:i/>
          <w:iCs/>
        </w:rPr>
        <w:t>Endosc Int Open</w:t>
      </w:r>
      <w:r>
        <w:t>. 2020;8(11):E1545-E1552. doi:10.1055/a-1261-3151</w:t>
      </w:r>
    </w:p>
    <w:p w14:paraId="69227CBC" w14:textId="77777777" w:rsidR="007A546C" w:rsidRDefault="00000000">
      <w:pPr>
        <w:pStyle w:val="Textkrper"/>
      </w:pPr>
      <w:r>
        <w:t xml:space="preserve">20. Lu L, Catlow J, Rutter MD, Sharp L. Initiatives to increase colonoscopy capacity – is there an impact on polyp detection? A UK National Endoscopy Database analysis. </w:t>
      </w:r>
      <w:r>
        <w:rPr>
          <w:i/>
          <w:iCs/>
        </w:rPr>
        <w:t>Endoscopy</w:t>
      </w:r>
      <w:r>
        <w:t>. 2023;56(4):302-310. doi:10.1055/a-2214-9840</w:t>
      </w:r>
    </w:p>
    <w:p w14:paraId="20CDB9E9" w14:textId="77777777" w:rsidR="007A546C" w:rsidRDefault="00000000">
      <w:pPr>
        <w:pStyle w:val="Textkrper"/>
      </w:pPr>
      <w:r>
        <w:t xml:space="preserve">21. Hagen R, Rex DK, MacKenzie TA, Amos CI, Butterly LF, Anderson JC. Higher Sessile Serrated Lesion Detection Rates Calculated Using All Examinations Are Associated With Lower Risk for Postcolonoscopy Colorectal Cancer: Data From the New Hampshire Colonoscopy Registry. </w:t>
      </w:r>
      <w:r>
        <w:rPr>
          <w:i/>
          <w:iCs/>
        </w:rPr>
        <w:t>Clin Transl Gastroenterol</w:t>
      </w:r>
      <w:r>
        <w:t>. 2026;17(4):e00987. doi:10.14309/ctg.0000000000000987</w:t>
      </w:r>
    </w:p>
    <w:p w14:paraId="26F36D03" w14:textId="1296E0CE" w:rsidR="17992D5A" w:rsidRDefault="17992D5A" w:rsidP="17992D5A">
      <w:pPr>
        <w:pStyle w:val="Textkrper"/>
      </w:pPr>
      <w:bookmarkStart w:id="60" w:name="figures"/>
      <w:bookmarkEnd w:id="59"/>
      <w:r>
        <w:t>22. Quaye AN, Hisey WM, MacKenzie TA, Robinson CM, Anderson JC, Butterly LF. Association of Sedation Depth With Detection of Small Serrated Polyps and Serrated Polyp Counts During Colonoscopy: A Registry-Based Cohort Study. Anesth Analg. 2025;142(3):617-619. doi:10.1213/ANE.0000000000000774</w:t>
      </w:r>
    </w:p>
    <w:p w14:paraId="66923EF2" w14:textId="2062F143" w:rsidR="05973E42" w:rsidRDefault="05973E42" w:rsidP="17992D5A">
      <w:pPr>
        <w:pStyle w:val="Textkrper"/>
        <w:rPr>
          <w:highlight w:val="yellow"/>
        </w:rPr>
      </w:pPr>
      <w:r w:rsidRPr="17992D5A">
        <w:rPr>
          <w:highlight w:val="yellow"/>
        </w:rPr>
        <w:t xml:space="preserve">23. Messmann, H., Bisschops, R., Antonelli, G., Libânio, D., Sinonquel, P., Abdelrahim, M., ... &amp; Repici, A. (2022). Expected value of artificial intelligence in gastrointestinal endoscopy: European Society of Gastrointestinal Endoscopy (ESGE) Position Statement. </w:t>
      </w:r>
      <w:r w:rsidRPr="17992D5A">
        <w:rPr>
          <w:i/>
          <w:iCs/>
          <w:highlight w:val="yellow"/>
        </w:rPr>
        <w:t>Endoscopy</w:t>
      </w:r>
      <w:r w:rsidRPr="17992D5A">
        <w:rPr>
          <w:highlight w:val="yellow"/>
        </w:rPr>
        <w:t xml:space="preserve">, 54(12), 1211–1231. </w:t>
      </w:r>
      <w:hyperlink r:id="rId15">
        <w:r w:rsidRPr="17992D5A">
          <w:rPr>
            <w:rStyle w:val="Hyperlink"/>
            <w:highlight w:val="yellow"/>
          </w:rPr>
          <w:t>https://doi.org/10.1055/a-1950-5694</w:t>
        </w:r>
      </w:hyperlink>
    </w:p>
    <w:p w14:paraId="386CB2E0" w14:textId="64A2DF2D" w:rsidR="05973E42" w:rsidRDefault="05973E42" w:rsidP="17992D5A">
      <w:pPr>
        <w:pStyle w:val="Textkrper"/>
        <w:rPr>
          <w:highlight w:val="yellow"/>
        </w:rPr>
      </w:pPr>
      <w:r w:rsidRPr="17992D5A">
        <w:rPr>
          <w:highlight w:val="yellow"/>
        </w:rPr>
        <w:t xml:space="preserve">24. Beaulieu, D., Barkun, A. N., Dubé, C., Tinmouth, J., Hallé, P., &amp; Martel, M. (2013). Endoscopy reporting standards. </w:t>
      </w:r>
      <w:r w:rsidRPr="17992D5A">
        <w:rPr>
          <w:i/>
          <w:iCs/>
          <w:highlight w:val="yellow"/>
        </w:rPr>
        <w:t>Canadian Journal of Gastroenterology</w:t>
      </w:r>
      <w:r w:rsidRPr="17992D5A">
        <w:rPr>
          <w:highlight w:val="yellow"/>
        </w:rPr>
        <w:t xml:space="preserve">, 27(5), 286–292. </w:t>
      </w:r>
      <w:hyperlink r:id="rId16">
        <w:r w:rsidRPr="17992D5A">
          <w:rPr>
            <w:rStyle w:val="Hyperlink"/>
            <w:highlight w:val="yellow"/>
          </w:rPr>
          <w:t>https://doi.org/10.1155/2013/145894</w:t>
        </w:r>
      </w:hyperlink>
    </w:p>
    <w:p w14:paraId="513F2D9B" w14:textId="3D5D67E8" w:rsidR="0F5B431F" w:rsidRDefault="0F5B431F" w:rsidP="17992D5A">
      <w:pPr>
        <w:pStyle w:val="Textkrper"/>
        <w:rPr>
          <w:highlight w:val="yellow"/>
        </w:rPr>
      </w:pPr>
      <w:r w:rsidRPr="17992D5A">
        <w:rPr>
          <w:highlight w:val="yellow"/>
        </w:rPr>
        <w:t xml:space="preserve">25. Finster, M., et al. (2025). Common data models and data standards for tabular health data. </w:t>
      </w:r>
      <w:r w:rsidRPr="17992D5A">
        <w:rPr>
          <w:i/>
          <w:iCs/>
          <w:highlight w:val="yellow"/>
        </w:rPr>
        <w:t>BMC Medical Informatics and Decision Making</w:t>
      </w:r>
      <w:r w:rsidRPr="17992D5A">
        <w:rPr>
          <w:highlight w:val="yellow"/>
        </w:rPr>
        <w:t>, 25(1), 112.</w:t>
      </w:r>
    </w:p>
    <w:p w14:paraId="517A6786" w14:textId="09207AA9" w:rsidR="17992D5A" w:rsidRDefault="17992D5A" w:rsidP="17992D5A">
      <w:pPr>
        <w:pStyle w:val="Textkrper"/>
      </w:pPr>
    </w:p>
    <w:p w14:paraId="22D7CCE4" w14:textId="77777777" w:rsidR="007A546C" w:rsidRDefault="00000000">
      <w:pPr>
        <w:pStyle w:val="berschrift1"/>
      </w:pPr>
      <w:r>
        <w:lastRenderedPageBreak/>
        <w:t>Figures</w:t>
      </w:r>
    </w:p>
    <w:p w14:paraId="5F86251E" w14:textId="77777777" w:rsidR="007A546C" w:rsidRDefault="00000000">
      <w:pPr>
        <w:pStyle w:val="FirstParagraph"/>
      </w:pPr>
      <w:r>
        <w:t>Figure 1. Comparison of serialized tabular (left) and nested (right) representations of data.</w:t>
      </w:r>
    </w:p>
    <w:p w14:paraId="776C0E4A" w14:textId="77777777" w:rsidR="007A546C" w:rsidRDefault="00000000">
      <w:pPr>
        <w:pStyle w:val="berschrift1"/>
      </w:pPr>
      <w:bookmarkStart w:id="61" w:name="tables"/>
      <w:bookmarkEnd w:id="60"/>
      <w:r>
        <w:t>Tables</w:t>
      </w:r>
    </w:p>
    <w:p w14:paraId="0FAC2578" w14:textId="77777777" w:rsidR="007A546C" w:rsidRDefault="00000000">
      <w:pPr>
        <w:pStyle w:val="FirstParagraph"/>
      </w:pPr>
      <w:r>
        <w:t>(Table 1, Table 2, Table 3 and Table 4 appear in the Results section above at their point of first citation.)</w:t>
      </w:r>
    </w:p>
    <w:p w14:paraId="41299CAF" w14:textId="77777777" w:rsidR="007A546C" w:rsidRDefault="00000000">
      <w:pPr>
        <w:pStyle w:val="berschrift1"/>
        <w:rPr>
          <w:ins w:id="62" w:author="Peter Kowalczyk" w:date="2026-09-06T09:47:00Z" w16du:dateUtc="2026-09-06T07:47:00Z"/>
        </w:rPr>
      </w:pPr>
      <w:bookmarkStart w:id="63" w:name="supplementary-material"/>
      <w:bookmarkEnd w:id="61"/>
      <w:r>
        <w:t>Supplementary Material</w:t>
      </w:r>
    </w:p>
    <w:p w14:paraId="1F99D0C2" w14:textId="456CB7C1" w:rsidR="00B81CA0" w:rsidRPr="00B81CA0" w:rsidRDefault="00B81CA0" w:rsidP="00B81CA0">
      <w:pPr>
        <w:pStyle w:val="Textkrper"/>
        <w:pPrChange w:id="64" w:author="Peter Kowalczyk" w:date="2026-09-06T09:47:00Z" w16du:dateUtc="2026-09-06T07:47:00Z">
          <w:pPr>
            <w:pStyle w:val="berschrift1"/>
          </w:pPr>
        </w:pPrChange>
      </w:pPr>
      <w:ins w:id="65" w:author="Peter Kowalczyk" w:date="2026-09-06T09:47:00Z" w16du:dateUtc="2026-09-06T07:47:00Z">
        <w:r>
          <w:t>Appendix 1:</w:t>
        </w:r>
        <w:r>
          <w:br/>
        </w:r>
        <w:commentRangeStart w:id="66"/>
        <w:r w:rsidRPr="17992D5A">
          <w:rPr>
            <w:highlight w:val="yellow"/>
          </w:rPr>
          <w:t xml:space="preserve">[("gastrointestinal endoscop*"[ti] OR "digestive endoscop*"[ti] OR "upper gastrointestinal endoscop*"[ti] OR "upper GI endoscop*"[ti] OR "lower gastrointestinal endoscop*"[ti] OR "lower GI endoscop*"[ti] OR gastroscop*[ti] OR esophagogastroduodenoscop*[ti] OR oesophagogastroduodenoscop*[ti] OR colonoscop*[ti] OR sigmoidoscop*[ti] OR enteroscop*[ti] OR "small bowel endoscop*"[ti] OR "capsule endoscop*"[ti] OR "video capsule endoscop*"[ti] OR "device-assisted enteroscop*"[ti] OR "balloon-assisted enteroscop*"[ti] OR "double-balloon enteroscop*"[ti] OR "single-balloon enteroscop*"[ti] OR "spiral enteroscop*"[ti] OR "endoscopic retrograde cholangiopancreatograph*"[ti] OR ERCP[ti] OR "endoscopic ultrasound"[ti] OR "endoscopic ultrasonograph*"[ti] OR endosonograph*[ti]) AND (dataset*[ti] OR "data set*"[ti] OR database*[ti] OR "data base*"[ti] OR registry[ti] OR registries[ti] OR repository[ti] OR "data repositor*"[ti] OR "data resource*"[ti] OR "open data"[ti] OR "shared data"[ti] OR "public data"[ti] OR benchmark*[ti] OR annotation*[ti] OR "annotated dataset*"[ti] OR atlas[ti] OR corpus[ti] OR biobank*[ti] OR metadata[ti] OR "data model*"[ti] OR "information model*"[ti] OR "common data model*"[ti] OR "structured report*"[ti]).]. </w:t>
        </w:r>
        <w:commentRangeEnd w:id="66"/>
        <w:r>
          <w:rPr>
            <w:rStyle w:val="Kommentarzeichen"/>
            <w:sz w:val="24"/>
            <w:szCs w:val="24"/>
          </w:rPr>
          <w:commentReference w:id="66"/>
        </w:r>
      </w:ins>
    </w:p>
    <w:p w14:paraId="2F7C6A19" w14:textId="77777777" w:rsidR="007A546C" w:rsidRDefault="00000000">
      <w:pPr>
        <w:pStyle w:val="FirstParagraph"/>
      </w:pPr>
      <w:r>
        <w:t xml:space="preserve">Supplementary File SF1. </w:t>
      </w:r>
      <w:r>
        <w:rPr>
          <w:rStyle w:val="VerbatimChar"/>
        </w:rPr>
        <w:t>pyproject.toml</w:t>
      </w:r>
      <w:r>
        <w:t xml:space="preserve"> — complete software dependency list.</w:t>
      </w:r>
    </w:p>
    <w:p w14:paraId="7E98BF07" w14:textId="77777777" w:rsidR="007A546C" w:rsidRDefault="00000000">
      <w:pPr>
        <w:pStyle w:val="Textkrper"/>
      </w:pPr>
      <w:r>
        <w:t xml:space="preserve">Supplementary File SF2. Complete </w:t>
      </w:r>
      <w:r>
        <w:rPr>
          <w:rStyle w:val="VerbatimChar"/>
        </w:rPr>
        <w:t>star_upper_gi</w:t>
      </w:r>
      <w:r>
        <w:t xml:space="preserve"> </w:t>
      </w:r>
      <w:r>
        <w:rPr>
          <w:i/>
          <w:iCs/>
        </w:rPr>
        <w:t>KnowledgeBaseConfig</w:t>
      </w:r>
      <w:r>
        <w:t>, including all data fixtures.</w:t>
      </w:r>
    </w:p>
    <w:p w14:paraId="4D18C437" w14:textId="77777777" w:rsidR="007A546C" w:rsidRDefault="00000000">
      <w:pPr>
        <w:pStyle w:val="Textkrper"/>
      </w:pPr>
      <w:r>
        <w:t xml:space="preserve">Supplementary File SF3. Python usage example: import a </w:t>
      </w:r>
      <w:r>
        <w:rPr>
          <w:i/>
          <w:iCs/>
        </w:rPr>
        <w:t>KnowledgeBaseConfig</w:t>
      </w:r>
      <w:r>
        <w:t>, construct patient records, export the dataset.</w:t>
      </w:r>
    </w:p>
    <w:p w14:paraId="3A97A937" w14:textId="77777777" w:rsidR="007A546C" w:rsidRDefault="00000000">
      <w:pPr>
        <w:pStyle w:val="Textkrper"/>
      </w:pPr>
      <w:r>
        <w:t xml:space="preserve">Supplementary File SF4. Classification-versioning demo: </w:t>
      </w:r>
      <w:r>
        <w:rPr>
          <w:rStyle w:val="VerbatimChar"/>
        </w:rPr>
        <w:t>polyp_size_category_v1_legacy</w:t>
      </w:r>
      <w:r>
        <w:t xml:space="preserve"> and </w:t>
      </w:r>
      <w:r>
        <w:rPr>
          <w:rStyle w:val="VerbatimChar"/>
        </w:rPr>
        <w:t>polyp_size_category_v2_esge2024</w:t>
      </w:r>
      <w:r>
        <w:t xml:space="preserve"> </w:t>
      </w:r>
      <w:r>
        <w:rPr>
          <w:i/>
          <w:iCs/>
        </w:rPr>
        <w:t>KnowledgeBaseConfig</w:t>
      </w:r>
      <w:r>
        <w:t xml:space="preserve"> modules and the comparison script producing Table 4.</w:t>
      </w:r>
    </w:p>
    <w:p w14:paraId="7B7824B2" w14:textId="77777777" w:rsidR="007A546C" w:rsidRDefault="00000000">
      <w:pPr>
        <w:pStyle w:val="Textkrper"/>
      </w:pPr>
      <w:r>
        <w:t>Supplementary Table S1. Summary of core data models including location of their definition in the source code (moved from main-text Table 2 in the original submission).</w:t>
      </w:r>
    </w:p>
    <w:tbl>
      <w:tblPr>
        <w:tblStyle w:val="Table"/>
        <w:tblW w:w="4966" w:type="pct"/>
        <w:tblLook w:val="0020" w:firstRow="1" w:lastRow="0" w:firstColumn="0" w:lastColumn="0" w:noHBand="0" w:noVBand="0"/>
      </w:tblPr>
      <w:tblGrid>
        <w:gridCol w:w="2695"/>
        <w:gridCol w:w="3068"/>
        <w:gridCol w:w="3813"/>
      </w:tblGrid>
      <w:tr w:rsidR="007A546C" w14:paraId="5B8E4496" w14:textId="77777777" w:rsidTr="007A546C">
        <w:trPr>
          <w:cnfStyle w:val="100000000000" w:firstRow="1" w:lastRow="0" w:firstColumn="0" w:lastColumn="0" w:oddVBand="0" w:evenVBand="0" w:oddHBand="0" w:evenHBand="0" w:firstRowFirstColumn="0" w:firstRowLastColumn="0" w:lastRowFirstColumn="0" w:lastRowLastColumn="0"/>
          <w:tblHeader/>
        </w:trPr>
        <w:tc>
          <w:tcPr>
            <w:tcW w:w="0" w:type="auto"/>
          </w:tcPr>
          <w:p w14:paraId="4473287E" w14:textId="77777777" w:rsidR="007A546C" w:rsidRDefault="00000000">
            <w:pPr>
              <w:pStyle w:val="Compact"/>
            </w:pPr>
            <w:r>
              <w:rPr>
                <w:b/>
                <w:bCs/>
              </w:rPr>
              <w:t>Class</w:t>
            </w:r>
          </w:p>
        </w:tc>
        <w:tc>
          <w:tcPr>
            <w:tcW w:w="0" w:type="auto"/>
          </w:tcPr>
          <w:p w14:paraId="0F468FA2" w14:textId="77777777" w:rsidR="007A546C" w:rsidRDefault="00000000">
            <w:pPr>
              <w:pStyle w:val="Compact"/>
            </w:pPr>
            <w:r>
              <w:rPr>
                <w:b/>
                <w:bCs/>
              </w:rPr>
              <w:t>Description / Example</w:t>
            </w:r>
          </w:p>
        </w:tc>
        <w:tc>
          <w:tcPr>
            <w:tcW w:w="0" w:type="auto"/>
          </w:tcPr>
          <w:p w14:paraId="1D2B207C" w14:textId="77777777" w:rsidR="007A546C" w:rsidRDefault="00000000">
            <w:pPr>
              <w:pStyle w:val="Compact"/>
            </w:pPr>
            <w:r>
              <w:rPr>
                <w:b/>
                <w:bCs/>
              </w:rPr>
              <w:t>Location</w:t>
            </w:r>
          </w:p>
        </w:tc>
      </w:tr>
      <w:tr w:rsidR="007A546C" w14:paraId="68E179EF" w14:textId="77777777">
        <w:tc>
          <w:tcPr>
            <w:tcW w:w="0" w:type="auto"/>
          </w:tcPr>
          <w:p w14:paraId="58AE131D" w14:textId="77777777" w:rsidR="007A546C" w:rsidRDefault="00000000">
            <w:pPr>
              <w:pStyle w:val="Compact"/>
            </w:pPr>
            <w:r>
              <w:rPr>
                <w:i/>
                <w:iCs/>
              </w:rPr>
              <w:t>Interface-Related</w:t>
            </w:r>
          </w:p>
        </w:tc>
        <w:tc>
          <w:tcPr>
            <w:tcW w:w="0" w:type="auto"/>
          </w:tcPr>
          <w:p w14:paraId="0A37501D" w14:textId="77777777" w:rsidR="007A546C" w:rsidRDefault="007A546C">
            <w:pPr>
              <w:pStyle w:val="Compact"/>
            </w:pPr>
          </w:p>
        </w:tc>
        <w:tc>
          <w:tcPr>
            <w:tcW w:w="0" w:type="auto"/>
          </w:tcPr>
          <w:p w14:paraId="68AC5F2D" w14:textId="77777777" w:rsidR="007A546C" w:rsidRDefault="00000000">
            <w:pPr>
              <w:pStyle w:val="Compact"/>
            </w:pPr>
            <w:r>
              <w:t>lx_dtypes/models/interface/</w:t>
            </w:r>
          </w:p>
        </w:tc>
      </w:tr>
      <w:tr w:rsidR="007A546C" w14:paraId="38677522" w14:textId="77777777">
        <w:tc>
          <w:tcPr>
            <w:tcW w:w="0" w:type="auto"/>
          </w:tcPr>
          <w:p w14:paraId="59F7DA9C" w14:textId="77777777" w:rsidR="007A546C" w:rsidRDefault="00000000">
            <w:pPr>
              <w:pStyle w:val="Compact"/>
            </w:pPr>
            <w:r>
              <w:lastRenderedPageBreak/>
              <w:t>KnowledgeBase</w:t>
            </w:r>
          </w:p>
        </w:tc>
        <w:tc>
          <w:tcPr>
            <w:tcW w:w="0" w:type="auto"/>
          </w:tcPr>
          <w:p w14:paraId="4CFA056A" w14:textId="77777777" w:rsidR="007A546C" w:rsidRDefault="00000000">
            <w:pPr>
              <w:pStyle w:val="Compact"/>
            </w:pPr>
            <w:r>
              <w:t>Stores KnowledgeBase related objects</w:t>
            </w:r>
          </w:p>
        </w:tc>
        <w:tc>
          <w:tcPr>
            <w:tcW w:w="0" w:type="auto"/>
          </w:tcPr>
          <w:p w14:paraId="23333CC2" w14:textId="77777777" w:rsidR="007A546C" w:rsidRDefault="00000000">
            <w:pPr>
              <w:pStyle w:val="Compact"/>
            </w:pPr>
            <w:r>
              <w:t>./KnowledgeBase.py</w:t>
            </w:r>
          </w:p>
        </w:tc>
      </w:tr>
      <w:tr w:rsidR="007A546C" w14:paraId="71A87603" w14:textId="77777777">
        <w:tc>
          <w:tcPr>
            <w:tcW w:w="0" w:type="auto"/>
          </w:tcPr>
          <w:p w14:paraId="3757B896" w14:textId="77777777" w:rsidR="007A546C" w:rsidRDefault="00000000">
            <w:pPr>
              <w:pStyle w:val="Compact"/>
            </w:pPr>
            <w:r>
              <w:t>KnowledgeBaseConfig</w:t>
            </w:r>
          </w:p>
        </w:tc>
        <w:tc>
          <w:tcPr>
            <w:tcW w:w="0" w:type="auto"/>
          </w:tcPr>
          <w:p w14:paraId="450B5FBB" w14:textId="77777777" w:rsidR="007A546C" w:rsidRDefault="00000000">
            <w:pPr>
              <w:pStyle w:val="Compact"/>
            </w:pPr>
            <w:r>
              <w:t>Used to initialize a KnowledgeBase object</w:t>
            </w:r>
          </w:p>
        </w:tc>
        <w:tc>
          <w:tcPr>
            <w:tcW w:w="0" w:type="auto"/>
          </w:tcPr>
          <w:p w14:paraId="2048684B" w14:textId="77777777" w:rsidR="007A546C" w:rsidRDefault="00000000">
            <w:pPr>
              <w:pStyle w:val="Compact"/>
            </w:pPr>
            <w:r>
              <w:t>./KnowledgeBaseConfig.py</w:t>
            </w:r>
          </w:p>
        </w:tc>
      </w:tr>
      <w:tr w:rsidR="007A546C" w14:paraId="1DC5C198" w14:textId="77777777">
        <w:tc>
          <w:tcPr>
            <w:tcW w:w="0" w:type="auto"/>
          </w:tcPr>
          <w:p w14:paraId="77193737" w14:textId="77777777" w:rsidR="007A546C" w:rsidRDefault="00000000">
            <w:pPr>
              <w:pStyle w:val="Compact"/>
            </w:pPr>
            <w:r>
              <w:t>Ledger</w:t>
            </w:r>
          </w:p>
        </w:tc>
        <w:tc>
          <w:tcPr>
            <w:tcW w:w="0" w:type="auto"/>
          </w:tcPr>
          <w:p w14:paraId="196797F3" w14:textId="77777777" w:rsidR="007A546C" w:rsidRDefault="00000000">
            <w:pPr>
              <w:pStyle w:val="Compact"/>
            </w:pPr>
            <w:r>
              <w:t>Stores Patient related objects</w:t>
            </w:r>
          </w:p>
        </w:tc>
        <w:tc>
          <w:tcPr>
            <w:tcW w:w="0" w:type="auto"/>
          </w:tcPr>
          <w:p w14:paraId="563C3253" w14:textId="77777777" w:rsidR="007A546C" w:rsidRDefault="00000000">
            <w:pPr>
              <w:pStyle w:val="Compact"/>
            </w:pPr>
            <w:r>
              <w:t>./Ledger.py</w:t>
            </w:r>
          </w:p>
        </w:tc>
      </w:tr>
      <w:tr w:rsidR="007A546C" w14:paraId="7E96AF94" w14:textId="77777777">
        <w:tc>
          <w:tcPr>
            <w:tcW w:w="0" w:type="auto"/>
          </w:tcPr>
          <w:p w14:paraId="40D97D43" w14:textId="77777777" w:rsidR="007A546C" w:rsidRDefault="00000000">
            <w:pPr>
              <w:pStyle w:val="Compact"/>
            </w:pPr>
            <w:r>
              <w:t>DataLoader</w:t>
            </w:r>
          </w:p>
        </w:tc>
        <w:tc>
          <w:tcPr>
            <w:tcW w:w="0" w:type="auto"/>
          </w:tcPr>
          <w:p w14:paraId="0D0EB6BD" w14:textId="77777777" w:rsidR="007A546C" w:rsidRDefault="00000000">
            <w:pPr>
              <w:pStyle w:val="Compact"/>
            </w:pPr>
            <w:r>
              <w:t>Uses KnowledgeBaseConfigs to initialize a KnowledgeBase object and populate it with KnowledgeBase-related objects</w:t>
            </w:r>
          </w:p>
        </w:tc>
        <w:tc>
          <w:tcPr>
            <w:tcW w:w="0" w:type="auto"/>
          </w:tcPr>
          <w:p w14:paraId="34753563" w14:textId="77777777" w:rsidR="007A546C" w:rsidRDefault="00000000">
            <w:pPr>
              <w:pStyle w:val="Compact"/>
            </w:pPr>
            <w:r>
              <w:t>./DataLoader.py</w:t>
            </w:r>
          </w:p>
        </w:tc>
      </w:tr>
      <w:tr w:rsidR="007A546C" w14:paraId="21A11C92" w14:textId="77777777">
        <w:tc>
          <w:tcPr>
            <w:tcW w:w="0" w:type="auto"/>
          </w:tcPr>
          <w:p w14:paraId="3C108A7E" w14:textId="77777777" w:rsidR="007A546C" w:rsidRDefault="00000000">
            <w:pPr>
              <w:pStyle w:val="Compact"/>
            </w:pPr>
            <w:r>
              <w:t>DbInterface</w:t>
            </w:r>
          </w:p>
        </w:tc>
        <w:tc>
          <w:tcPr>
            <w:tcW w:w="0" w:type="auto"/>
          </w:tcPr>
          <w:p w14:paraId="528816B4" w14:textId="77777777" w:rsidR="007A546C" w:rsidRDefault="00000000">
            <w:pPr>
              <w:pStyle w:val="Compact"/>
            </w:pPr>
            <w:r>
              <w:t>Contains KnowledgeBase and Ledger; Serves as constructor; creates and validates Patient-related objects in the Ledger using the Knowledgebase; used to serialize data or interact with a SQL database</w:t>
            </w:r>
          </w:p>
        </w:tc>
        <w:tc>
          <w:tcPr>
            <w:tcW w:w="0" w:type="auto"/>
          </w:tcPr>
          <w:p w14:paraId="3F619EE4" w14:textId="77777777" w:rsidR="007A546C" w:rsidRDefault="00000000">
            <w:pPr>
              <w:pStyle w:val="Compact"/>
            </w:pPr>
            <w:r>
              <w:t>./DbInterface.py</w:t>
            </w:r>
          </w:p>
        </w:tc>
      </w:tr>
      <w:tr w:rsidR="007A546C" w14:paraId="4098101F" w14:textId="77777777">
        <w:tc>
          <w:tcPr>
            <w:tcW w:w="0" w:type="auto"/>
          </w:tcPr>
          <w:p w14:paraId="42B8FCBC" w14:textId="77777777" w:rsidR="007A546C" w:rsidRDefault="00000000">
            <w:pPr>
              <w:pStyle w:val="Compact"/>
            </w:pPr>
            <w:r>
              <w:rPr>
                <w:i/>
                <w:iCs/>
              </w:rPr>
              <w:t>Ledger-Related</w:t>
            </w:r>
          </w:p>
        </w:tc>
        <w:tc>
          <w:tcPr>
            <w:tcW w:w="0" w:type="auto"/>
          </w:tcPr>
          <w:p w14:paraId="5DAB6C7B" w14:textId="77777777" w:rsidR="007A546C" w:rsidRDefault="007A546C">
            <w:pPr>
              <w:pStyle w:val="Compact"/>
            </w:pPr>
          </w:p>
        </w:tc>
        <w:tc>
          <w:tcPr>
            <w:tcW w:w="0" w:type="auto"/>
          </w:tcPr>
          <w:p w14:paraId="43C8CE81" w14:textId="77777777" w:rsidR="007A546C" w:rsidRDefault="00000000">
            <w:pPr>
              <w:pStyle w:val="Compact"/>
            </w:pPr>
            <w:r>
              <w:t>lx_dtypes/models/ledger/</w:t>
            </w:r>
          </w:p>
        </w:tc>
      </w:tr>
      <w:tr w:rsidR="007A546C" w14:paraId="595F9D27" w14:textId="77777777">
        <w:tc>
          <w:tcPr>
            <w:tcW w:w="0" w:type="auto"/>
          </w:tcPr>
          <w:p w14:paraId="0A74C318" w14:textId="77777777" w:rsidR="007A546C" w:rsidRDefault="00000000">
            <w:pPr>
              <w:pStyle w:val="Compact"/>
            </w:pPr>
            <w:r>
              <w:t>Patient</w:t>
            </w:r>
          </w:p>
        </w:tc>
        <w:tc>
          <w:tcPr>
            <w:tcW w:w="0" w:type="auto"/>
          </w:tcPr>
          <w:p w14:paraId="3A73B0E5" w14:textId="77777777" w:rsidR="007A546C" w:rsidRDefault="00000000">
            <w:pPr>
              <w:pStyle w:val="Compact"/>
            </w:pPr>
            <w:r>
              <w:t>stores attributes like name, date of birth and gender; related to a center</w:t>
            </w:r>
          </w:p>
        </w:tc>
        <w:tc>
          <w:tcPr>
            <w:tcW w:w="0" w:type="auto"/>
          </w:tcPr>
          <w:p w14:paraId="7A726290" w14:textId="77777777" w:rsidR="007A546C" w:rsidRDefault="00000000">
            <w:pPr>
              <w:pStyle w:val="Compact"/>
            </w:pPr>
            <w:r>
              <w:t>./patient/</w:t>
            </w:r>
          </w:p>
        </w:tc>
      </w:tr>
      <w:tr w:rsidR="007A546C" w14:paraId="0A681CAD" w14:textId="77777777">
        <w:tc>
          <w:tcPr>
            <w:tcW w:w="0" w:type="auto"/>
          </w:tcPr>
          <w:p w14:paraId="026B693E" w14:textId="77777777" w:rsidR="007A546C" w:rsidRDefault="00000000">
            <w:pPr>
              <w:pStyle w:val="Compact"/>
            </w:pPr>
            <w:r>
              <w:t>Examiner</w:t>
            </w:r>
          </w:p>
        </w:tc>
        <w:tc>
          <w:tcPr>
            <w:tcW w:w="0" w:type="auto"/>
          </w:tcPr>
          <w:p w14:paraId="20DF4FB9" w14:textId="77777777" w:rsidR="007A546C" w:rsidRDefault="00000000">
            <w:pPr>
              <w:pStyle w:val="Compact"/>
            </w:pPr>
            <w:r>
              <w:t>stores attributes like name, date of birth and gender; related to a center</w:t>
            </w:r>
          </w:p>
        </w:tc>
        <w:tc>
          <w:tcPr>
            <w:tcW w:w="0" w:type="auto"/>
          </w:tcPr>
          <w:p w14:paraId="77B97967" w14:textId="77777777" w:rsidR="007A546C" w:rsidRDefault="00000000">
            <w:pPr>
              <w:pStyle w:val="Compact"/>
            </w:pPr>
            <w:r>
              <w:t>./examiner/</w:t>
            </w:r>
          </w:p>
        </w:tc>
      </w:tr>
      <w:tr w:rsidR="007A546C" w14:paraId="32E73372" w14:textId="77777777">
        <w:tc>
          <w:tcPr>
            <w:tcW w:w="0" w:type="auto"/>
          </w:tcPr>
          <w:p w14:paraId="59BE4D22" w14:textId="77777777" w:rsidR="007A546C" w:rsidRDefault="00000000">
            <w:pPr>
              <w:pStyle w:val="Compact"/>
            </w:pPr>
            <w:r>
              <w:t>Center</w:t>
            </w:r>
          </w:p>
        </w:tc>
        <w:tc>
          <w:tcPr>
            <w:tcW w:w="0" w:type="auto"/>
          </w:tcPr>
          <w:p w14:paraId="15756823" w14:textId="77777777" w:rsidR="007A546C" w:rsidRDefault="00000000">
            <w:pPr>
              <w:pStyle w:val="Compact"/>
            </w:pPr>
            <w:r>
              <w:t>object representing a healthcare provider</w:t>
            </w:r>
          </w:p>
        </w:tc>
        <w:tc>
          <w:tcPr>
            <w:tcW w:w="0" w:type="auto"/>
          </w:tcPr>
          <w:p w14:paraId="41DA19C7" w14:textId="77777777" w:rsidR="007A546C" w:rsidRDefault="00000000">
            <w:pPr>
              <w:pStyle w:val="Compact"/>
            </w:pPr>
            <w:r>
              <w:t>./center/</w:t>
            </w:r>
          </w:p>
        </w:tc>
      </w:tr>
      <w:tr w:rsidR="007A546C" w14:paraId="3FC4197F" w14:textId="77777777">
        <w:tc>
          <w:tcPr>
            <w:tcW w:w="0" w:type="auto"/>
          </w:tcPr>
          <w:p w14:paraId="28F06959" w14:textId="77777777" w:rsidR="007A546C" w:rsidRDefault="00000000">
            <w:pPr>
              <w:pStyle w:val="Compact"/>
            </w:pPr>
            <w:r>
              <w:t>PatientExamination</w:t>
            </w:r>
          </w:p>
        </w:tc>
        <w:tc>
          <w:tcPr>
            <w:tcW w:w="0" w:type="auto"/>
          </w:tcPr>
          <w:p w14:paraId="7EB80E8E" w14:textId="77777777" w:rsidR="007A546C" w:rsidRDefault="00000000">
            <w:pPr>
              <w:pStyle w:val="Compact"/>
            </w:pPr>
            <w:r>
              <w:t>Points to Patient &amp; Examination</w:t>
            </w:r>
          </w:p>
        </w:tc>
        <w:tc>
          <w:tcPr>
            <w:tcW w:w="0" w:type="auto"/>
          </w:tcPr>
          <w:p w14:paraId="457700B3" w14:textId="77777777" w:rsidR="007A546C" w:rsidRDefault="00000000">
            <w:pPr>
              <w:pStyle w:val="Compact"/>
            </w:pPr>
            <w:r>
              <w:t>./p_examination/</w:t>
            </w:r>
          </w:p>
        </w:tc>
      </w:tr>
      <w:tr w:rsidR="007A546C" w14:paraId="16E09905" w14:textId="77777777">
        <w:tc>
          <w:tcPr>
            <w:tcW w:w="0" w:type="auto"/>
          </w:tcPr>
          <w:p w14:paraId="12615D78" w14:textId="77777777" w:rsidR="007A546C" w:rsidRDefault="00000000">
            <w:pPr>
              <w:pStyle w:val="Compact"/>
            </w:pPr>
            <w:r>
              <w:t>PatientFinding</w:t>
            </w:r>
          </w:p>
        </w:tc>
        <w:tc>
          <w:tcPr>
            <w:tcW w:w="0" w:type="auto"/>
          </w:tcPr>
          <w:p w14:paraId="463025CB" w14:textId="77777777" w:rsidR="007A546C" w:rsidRDefault="00000000">
            <w:pPr>
              <w:pStyle w:val="Compact"/>
            </w:pPr>
            <w:r>
              <w:t>Points to PatientExamination &amp; Finding</w:t>
            </w:r>
          </w:p>
        </w:tc>
        <w:tc>
          <w:tcPr>
            <w:tcW w:w="0" w:type="auto"/>
          </w:tcPr>
          <w:p w14:paraId="6B31DE81" w14:textId="77777777" w:rsidR="007A546C" w:rsidRDefault="00000000">
            <w:pPr>
              <w:pStyle w:val="Compact"/>
            </w:pPr>
            <w:r>
              <w:t>./p_finding/</w:t>
            </w:r>
          </w:p>
        </w:tc>
      </w:tr>
      <w:tr w:rsidR="007A546C" w14:paraId="7B412528" w14:textId="77777777">
        <w:tc>
          <w:tcPr>
            <w:tcW w:w="0" w:type="auto"/>
          </w:tcPr>
          <w:p w14:paraId="7338F674" w14:textId="77777777" w:rsidR="007A546C" w:rsidRDefault="00000000">
            <w:pPr>
              <w:pStyle w:val="Compact"/>
            </w:pPr>
            <w:r>
              <w:t>PatientFindingClassifications</w:t>
            </w:r>
          </w:p>
        </w:tc>
        <w:tc>
          <w:tcPr>
            <w:tcW w:w="0" w:type="auto"/>
          </w:tcPr>
          <w:p w14:paraId="42D6558A" w14:textId="77777777" w:rsidR="007A546C" w:rsidRDefault="00000000">
            <w:pPr>
              <w:pStyle w:val="Compact"/>
            </w:pPr>
            <w:r>
              <w:t>Points to PatientFinding</w:t>
            </w:r>
          </w:p>
        </w:tc>
        <w:tc>
          <w:tcPr>
            <w:tcW w:w="0" w:type="auto"/>
          </w:tcPr>
          <w:p w14:paraId="16390E93" w14:textId="77777777" w:rsidR="007A546C" w:rsidRDefault="00000000">
            <w:pPr>
              <w:pStyle w:val="Compact"/>
            </w:pPr>
            <w:r>
              <w:t>./p_finding_classifications/</w:t>
            </w:r>
          </w:p>
        </w:tc>
      </w:tr>
      <w:tr w:rsidR="007A546C" w14:paraId="44C25E11" w14:textId="77777777">
        <w:tc>
          <w:tcPr>
            <w:tcW w:w="0" w:type="auto"/>
          </w:tcPr>
          <w:p w14:paraId="6C072CA3" w14:textId="77777777" w:rsidR="007A546C" w:rsidRDefault="00000000">
            <w:pPr>
              <w:pStyle w:val="Compact"/>
            </w:pPr>
            <w:r>
              <w:t>PatientFindingClassification Choice</w:t>
            </w:r>
          </w:p>
        </w:tc>
        <w:tc>
          <w:tcPr>
            <w:tcW w:w="0" w:type="auto"/>
          </w:tcPr>
          <w:p w14:paraId="6DAE1753" w14:textId="77777777" w:rsidR="007A546C" w:rsidRDefault="00000000">
            <w:pPr>
              <w:pStyle w:val="Compact"/>
            </w:pPr>
            <w:r>
              <w:t>Points to PatientFindingClassifications, Classification &amp; Classification Choice</w:t>
            </w:r>
          </w:p>
        </w:tc>
        <w:tc>
          <w:tcPr>
            <w:tcW w:w="0" w:type="auto"/>
          </w:tcPr>
          <w:p w14:paraId="1BA02FC1" w14:textId="77777777" w:rsidR="007A546C" w:rsidRDefault="00000000">
            <w:pPr>
              <w:pStyle w:val="Compact"/>
            </w:pPr>
            <w:r>
              <w:t>./p_finding_classification_choice/</w:t>
            </w:r>
          </w:p>
        </w:tc>
      </w:tr>
      <w:tr w:rsidR="007A546C" w14:paraId="38C2D2CB" w14:textId="77777777">
        <w:tc>
          <w:tcPr>
            <w:tcW w:w="0" w:type="auto"/>
          </w:tcPr>
          <w:p w14:paraId="2CB2D6BC" w14:textId="77777777" w:rsidR="007A546C" w:rsidRDefault="00000000">
            <w:pPr>
              <w:pStyle w:val="Compact"/>
            </w:pPr>
            <w:r>
              <w:t>PatientFindingClassifica</w:t>
            </w:r>
            <w:r>
              <w:lastRenderedPageBreak/>
              <w:t>tion ChoiceDescriptor</w:t>
            </w:r>
          </w:p>
        </w:tc>
        <w:tc>
          <w:tcPr>
            <w:tcW w:w="0" w:type="auto"/>
          </w:tcPr>
          <w:p w14:paraId="6DB97376" w14:textId="77777777" w:rsidR="007A546C" w:rsidRDefault="00000000">
            <w:pPr>
              <w:pStyle w:val="Compact"/>
            </w:pPr>
            <w:r>
              <w:lastRenderedPageBreak/>
              <w:t xml:space="preserve">Points to </w:t>
            </w:r>
            <w:r>
              <w:lastRenderedPageBreak/>
              <w:t>PatientFindingClassificationChoice, Descriptor &amp; Unit</w:t>
            </w:r>
          </w:p>
        </w:tc>
        <w:tc>
          <w:tcPr>
            <w:tcW w:w="0" w:type="auto"/>
          </w:tcPr>
          <w:p w14:paraId="25F5994B" w14:textId="77777777" w:rsidR="007A546C" w:rsidRDefault="00000000">
            <w:pPr>
              <w:pStyle w:val="Compact"/>
            </w:pPr>
            <w:r>
              <w:lastRenderedPageBreak/>
              <w:t>./p_finding_classification_choice_d</w:t>
            </w:r>
            <w:r>
              <w:lastRenderedPageBreak/>
              <w:t>escriptor/</w:t>
            </w:r>
          </w:p>
        </w:tc>
      </w:tr>
      <w:tr w:rsidR="007A546C" w14:paraId="0E01E65B" w14:textId="77777777">
        <w:tc>
          <w:tcPr>
            <w:tcW w:w="0" w:type="auto"/>
          </w:tcPr>
          <w:p w14:paraId="1F33DEF5" w14:textId="77777777" w:rsidR="007A546C" w:rsidRDefault="00000000">
            <w:pPr>
              <w:pStyle w:val="Compact"/>
            </w:pPr>
            <w:r>
              <w:rPr>
                <w:i/>
                <w:iCs/>
              </w:rPr>
              <w:lastRenderedPageBreak/>
              <w:t>KnowledgeBase-Related</w:t>
            </w:r>
          </w:p>
        </w:tc>
        <w:tc>
          <w:tcPr>
            <w:tcW w:w="0" w:type="auto"/>
          </w:tcPr>
          <w:p w14:paraId="02EB378F" w14:textId="77777777" w:rsidR="007A546C" w:rsidRDefault="007A546C">
            <w:pPr>
              <w:pStyle w:val="Compact"/>
            </w:pPr>
          </w:p>
        </w:tc>
        <w:tc>
          <w:tcPr>
            <w:tcW w:w="0" w:type="auto"/>
          </w:tcPr>
          <w:p w14:paraId="6403B162" w14:textId="77777777" w:rsidR="007A546C" w:rsidRDefault="00000000">
            <w:pPr>
              <w:pStyle w:val="Compact"/>
            </w:pPr>
            <w:r>
              <w:t>lx_dtypes/models/ knowledge_base/</w:t>
            </w:r>
          </w:p>
        </w:tc>
      </w:tr>
      <w:tr w:rsidR="007A546C" w14:paraId="15044957" w14:textId="77777777">
        <w:tc>
          <w:tcPr>
            <w:tcW w:w="0" w:type="auto"/>
          </w:tcPr>
          <w:p w14:paraId="502B941D" w14:textId="77777777" w:rsidR="007A546C" w:rsidRDefault="00000000">
            <w:pPr>
              <w:pStyle w:val="Compact"/>
            </w:pPr>
            <w:r>
              <w:t>Examination</w:t>
            </w:r>
          </w:p>
        </w:tc>
        <w:tc>
          <w:tcPr>
            <w:tcW w:w="0" w:type="auto"/>
          </w:tcPr>
          <w:p w14:paraId="28112394" w14:textId="77777777" w:rsidR="007A546C" w:rsidRDefault="00000000">
            <w:pPr>
              <w:pStyle w:val="Compact"/>
            </w:pPr>
            <w:r>
              <w:t>gastroscopy</w:t>
            </w:r>
          </w:p>
        </w:tc>
        <w:tc>
          <w:tcPr>
            <w:tcW w:w="0" w:type="auto"/>
          </w:tcPr>
          <w:p w14:paraId="5F711BD0" w14:textId="77777777" w:rsidR="007A546C" w:rsidRDefault="00000000">
            <w:pPr>
              <w:pStyle w:val="Compact"/>
            </w:pPr>
            <w:r>
              <w:t>./examination/</w:t>
            </w:r>
          </w:p>
        </w:tc>
      </w:tr>
      <w:tr w:rsidR="007A546C" w14:paraId="65FDCD27" w14:textId="77777777">
        <w:tc>
          <w:tcPr>
            <w:tcW w:w="0" w:type="auto"/>
          </w:tcPr>
          <w:p w14:paraId="78F74C83" w14:textId="77777777" w:rsidR="007A546C" w:rsidRDefault="00000000">
            <w:pPr>
              <w:pStyle w:val="Compact"/>
            </w:pPr>
            <w:r>
              <w:t>Finding</w:t>
            </w:r>
          </w:p>
        </w:tc>
        <w:tc>
          <w:tcPr>
            <w:tcW w:w="0" w:type="auto"/>
          </w:tcPr>
          <w:p w14:paraId="228E6BAA" w14:textId="77777777" w:rsidR="007A546C" w:rsidRDefault="00000000">
            <w:pPr>
              <w:pStyle w:val="Compact"/>
            </w:pPr>
            <w:r>
              <w:t>gastric_polyp</w:t>
            </w:r>
          </w:p>
        </w:tc>
        <w:tc>
          <w:tcPr>
            <w:tcW w:w="0" w:type="auto"/>
          </w:tcPr>
          <w:p w14:paraId="4D22C8DA" w14:textId="77777777" w:rsidR="007A546C" w:rsidRDefault="00000000">
            <w:pPr>
              <w:pStyle w:val="Compact"/>
            </w:pPr>
            <w:r>
              <w:t>./finding/</w:t>
            </w:r>
          </w:p>
        </w:tc>
      </w:tr>
      <w:tr w:rsidR="007A546C" w14:paraId="123C20C5" w14:textId="77777777">
        <w:tc>
          <w:tcPr>
            <w:tcW w:w="0" w:type="auto"/>
          </w:tcPr>
          <w:p w14:paraId="682FDFB4" w14:textId="77777777" w:rsidR="007A546C" w:rsidRDefault="00000000">
            <w:pPr>
              <w:pStyle w:val="Compact"/>
            </w:pPr>
            <w:r>
              <w:t>Classification</w:t>
            </w:r>
          </w:p>
        </w:tc>
        <w:tc>
          <w:tcPr>
            <w:tcW w:w="0" w:type="auto"/>
          </w:tcPr>
          <w:p w14:paraId="6949B6D8" w14:textId="77777777" w:rsidR="007A546C" w:rsidRDefault="00000000">
            <w:pPr>
              <w:pStyle w:val="Compact"/>
            </w:pPr>
            <w:r>
              <w:t>(a) morphology_paris; (b) size_mm</w:t>
            </w:r>
          </w:p>
        </w:tc>
        <w:tc>
          <w:tcPr>
            <w:tcW w:w="0" w:type="auto"/>
          </w:tcPr>
          <w:p w14:paraId="34C9AC00" w14:textId="77777777" w:rsidR="007A546C" w:rsidRDefault="00000000">
            <w:pPr>
              <w:pStyle w:val="Compact"/>
            </w:pPr>
            <w:r>
              <w:t>./classification/</w:t>
            </w:r>
          </w:p>
        </w:tc>
      </w:tr>
      <w:tr w:rsidR="007A546C" w14:paraId="64E4E57C" w14:textId="77777777">
        <w:tc>
          <w:tcPr>
            <w:tcW w:w="0" w:type="auto"/>
          </w:tcPr>
          <w:p w14:paraId="70E18444" w14:textId="77777777" w:rsidR="007A546C" w:rsidRDefault="00000000">
            <w:pPr>
              <w:pStyle w:val="Compact"/>
            </w:pPr>
            <w:r>
              <w:t>ClassificationChoice</w:t>
            </w:r>
          </w:p>
        </w:tc>
        <w:tc>
          <w:tcPr>
            <w:tcW w:w="0" w:type="auto"/>
          </w:tcPr>
          <w:p w14:paraId="17D39A5C" w14:textId="77777777" w:rsidR="007A546C" w:rsidRDefault="00000000">
            <w:pPr>
              <w:pStyle w:val="Compact"/>
            </w:pPr>
            <w:r>
              <w:t>(a) 0-Is ; (b) size_mm</w:t>
            </w:r>
          </w:p>
        </w:tc>
        <w:tc>
          <w:tcPr>
            <w:tcW w:w="0" w:type="auto"/>
          </w:tcPr>
          <w:p w14:paraId="2C108806" w14:textId="77777777" w:rsidR="007A546C" w:rsidRDefault="00000000">
            <w:pPr>
              <w:pStyle w:val="Compact"/>
            </w:pPr>
            <w:r>
              <w:t>./classificationchoice/</w:t>
            </w:r>
          </w:p>
        </w:tc>
      </w:tr>
      <w:tr w:rsidR="007A546C" w14:paraId="2F0A0122" w14:textId="77777777">
        <w:tc>
          <w:tcPr>
            <w:tcW w:w="0" w:type="auto"/>
          </w:tcPr>
          <w:p w14:paraId="1E554318" w14:textId="77777777" w:rsidR="007A546C" w:rsidRDefault="00000000">
            <w:pPr>
              <w:pStyle w:val="Compact"/>
            </w:pPr>
            <w:r>
              <w:t>ClassificationChoiceDescriptor</w:t>
            </w:r>
          </w:p>
        </w:tc>
        <w:tc>
          <w:tcPr>
            <w:tcW w:w="0" w:type="auto"/>
          </w:tcPr>
          <w:p w14:paraId="7BE34391" w14:textId="77777777" w:rsidR="007A546C" w:rsidRDefault="00000000">
            <w:pPr>
              <w:pStyle w:val="Compact"/>
            </w:pPr>
            <w:r>
              <w:t>(b) 4</w:t>
            </w:r>
          </w:p>
        </w:tc>
        <w:tc>
          <w:tcPr>
            <w:tcW w:w="0" w:type="auto"/>
          </w:tcPr>
          <w:p w14:paraId="4980A1A3" w14:textId="77777777" w:rsidR="007A546C" w:rsidRDefault="00000000">
            <w:pPr>
              <w:pStyle w:val="Compact"/>
            </w:pPr>
            <w:r>
              <w:t>./classificationchoicedescriptor/</w:t>
            </w:r>
          </w:p>
        </w:tc>
      </w:tr>
      <w:tr w:rsidR="007A546C" w14:paraId="45F3FDD4" w14:textId="77777777">
        <w:tc>
          <w:tcPr>
            <w:tcW w:w="0" w:type="auto"/>
          </w:tcPr>
          <w:p w14:paraId="0FFE63E3" w14:textId="77777777" w:rsidR="007A546C" w:rsidRDefault="00000000">
            <w:pPr>
              <w:pStyle w:val="Compact"/>
            </w:pPr>
            <w:r>
              <w:t>Unit</w:t>
            </w:r>
          </w:p>
        </w:tc>
        <w:tc>
          <w:tcPr>
            <w:tcW w:w="0" w:type="auto"/>
          </w:tcPr>
          <w:p w14:paraId="32A5A2CB" w14:textId="77777777" w:rsidR="007A546C" w:rsidRDefault="00000000">
            <w:pPr>
              <w:pStyle w:val="Compact"/>
            </w:pPr>
            <w:r>
              <w:t>millimeter</w:t>
            </w:r>
          </w:p>
        </w:tc>
        <w:tc>
          <w:tcPr>
            <w:tcW w:w="0" w:type="auto"/>
          </w:tcPr>
          <w:p w14:paraId="7846A32F" w14:textId="77777777" w:rsidR="007A546C" w:rsidRDefault="00000000">
            <w:pPr>
              <w:pStyle w:val="Compact"/>
            </w:pPr>
            <w:r>
              <w:t>./unit/</w:t>
            </w:r>
          </w:p>
        </w:tc>
      </w:tr>
    </w:tbl>
    <w:p w14:paraId="5ACF17A3" w14:textId="77777777" w:rsidR="007A546C" w:rsidRDefault="00000000">
      <w:pPr>
        <w:pStyle w:val="Textkrper"/>
      </w:pPr>
      <w:r>
        <w:t>Supplementary Table S2. Three integrated endoscopy study- and patient-data-management systems (figures as reported in the cited source publications)</w:t>
      </w:r>
    </w:p>
    <w:tbl>
      <w:tblPr>
        <w:tblStyle w:val="Table"/>
        <w:tblW w:w="5000" w:type="pct"/>
        <w:tblLook w:val="0020" w:firstRow="1" w:lastRow="0" w:firstColumn="0" w:lastColumn="0" w:noHBand="0" w:noVBand="0"/>
      </w:tblPr>
      <w:tblGrid>
        <w:gridCol w:w="1938"/>
        <w:gridCol w:w="1801"/>
        <w:gridCol w:w="2840"/>
        <w:gridCol w:w="2997"/>
      </w:tblGrid>
      <w:tr w:rsidR="007A546C" w14:paraId="36B68054" w14:textId="77777777" w:rsidTr="007A546C">
        <w:trPr>
          <w:cnfStyle w:val="100000000000" w:firstRow="1" w:lastRow="0" w:firstColumn="0" w:lastColumn="0" w:oddVBand="0" w:evenVBand="0" w:oddHBand="0" w:evenHBand="0" w:firstRowFirstColumn="0" w:firstRowLastColumn="0" w:lastRowFirstColumn="0" w:lastRowLastColumn="0"/>
          <w:tblHeader/>
        </w:trPr>
        <w:tc>
          <w:tcPr>
            <w:tcW w:w="0" w:type="auto"/>
          </w:tcPr>
          <w:p w14:paraId="64960AC8" w14:textId="77777777" w:rsidR="007A546C" w:rsidRDefault="00000000">
            <w:pPr>
              <w:pStyle w:val="Compact"/>
            </w:pPr>
            <w:r>
              <w:t>Registry</w:t>
            </w:r>
          </w:p>
        </w:tc>
        <w:tc>
          <w:tcPr>
            <w:tcW w:w="0" w:type="auto"/>
          </w:tcPr>
          <w:p w14:paraId="56DABE0D" w14:textId="77777777" w:rsidR="007A546C" w:rsidRDefault="00000000">
            <w:pPr>
              <w:pStyle w:val="Compact"/>
            </w:pPr>
            <w:r>
              <w:t>Scope</w:t>
            </w:r>
          </w:p>
        </w:tc>
        <w:tc>
          <w:tcPr>
            <w:tcW w:w="0" w:type="auto"/>
          </w:tcPr>
          <w:p w14:paraId="0380C128" w14:textId="77777777" w:rsidR="007A546C" w:rsidRDefault="00000000">
            <w:pPr>
              <w:pStyle w:val="Compact"/>
            </w:pPr>
            <w:r>
              <w:t>Illustrative recorded volume</w:t>
            </w:r>
          </w:p>
        </w:tc>
        <w:tc>
          <w:tcPr>
            <w:tcW w:w="0" w:type="auto"/>
          </w:tcPr>
          <w:p w14:paraId="02AFE99C" w14:textId="77777777" w:rsidR="007A546C" w:rsidRDefault="00000000">
            <w:pPr>
              <w:pStyle w:val="Compact"/>
            </w:pPr>
            <w:r>
              <w:t>Governance / standardization link</w:t>
            </w:r>
          </w:p>
        </w:tc>
      </w:tr>
      <w:tr w:rsidR="007A546C" w14:paraId="0E94572C" w14:textId="77777777">
        <w:tc>
          <w:tcPr>
            <w:tcW w:w="0" w:type="auto"/>
          </w:tcPr>
          <w:p w14:paraId="590171D6" w14:textId="77777777" w:rsidR="007A546C" w:rsidRDefault="00000000">
            <w:pPr>
              <w:pStyle w:val="Compact"/>
            </w:pPr>
            <w:r>
              <w:t>Japan Endoscopy Database (JED)</w:t>
            </w:r>
          </w:p>
        </w:tc>
        <w:tc>
          <w:tcPr>
            <w:tcW w:w="0" w:type="auto"/>
          </w:tcPr>
          <w:p w14:paraId="40B6D052" w14:textId="77777777" w:rsidR="007A546C" w:rsidRDefault="00000000">
            <w:pPr>
              <w:pStyle w:val="Compact"/>
            </w:pPr>
            <w:r>
              <w:t>Nationwide, JGES-sponsored (est. 2015)</w:t>
            </w:r>
          </w:p>
        </w:tc>
        <w:tc>
          <w:tcPr>
            <w:tcW w:w="0" w:type="auto"/>
          </w:tcPr>
          <w:p w14:paraId="2E8AE93F" w14:textId="77777777" w:rsidR="007A546C" w:rsidRDefault="00000000">
            <w:pPr>
              <w:pStyle w:val="Compact"/>
            </w:pPr>
            <w:r>
              <w:t>World’s-largest-database aim; UMIN000016093</w:t>
            </w:r>
          </w:p>
        </w:tc>
        <w:tc>
          <w:tcPr>
            <w:tcW w:w="0" w:type="auto"/>
          </w:tcPr>
          <w:p w14:paraId="3E70A449" w14:textId="77777777" w:rsidR="007A546C" w:rsidRDefault="00000000">
            <w:pPr>
              <w:pStyle w:val="Compact"/>
            </w:pPr>
            <w:r>
              <w:t>Society-governed; feeds the JGES Minimal Standard Endoscopic Database (MSED-J) terminology subcommittee</w:t>
            </w:r>
          </w:p>
        </w:tc>
      </w:tr>
      <w:tr w:rsidR="007A546C" w14:paraId="5CACD642" w14:textId="77777777">
        <w:tc>
          <w:tcPr>
            <w:tcW w:w="0" w:type="auto"/>
          </w:tcPr>
          <w:p w14:paraId="630412B4" w14:textId="77777777" w:rsidR="007A546C" w:rsidRDefault="00000000">
            <w:pPr>
              <w:pStyle w:val="Compact"/>
            </w:pPr>
            <w:r>
              <w:t>UK National Endoscopy Database (NED)</w:t>
            </w:r>
          </w:p>
        </w:tc>
        <w:tc>
          <w:tcPr>
            <w:tcW w:w="0" w:type="auto"/>
          </w:tcPr>
          <w:p w14:paraId="15468293" w14:textId="77777777" w:rsidR="007A546C" w:rsidRDefault="00000000">
            <w:pPr>
              <w:pStyle w:val="Compact"/>
            </w:pPr>
            <w:r>
              <w:t>NHS-wide, England</w:t>
            </w:r>
          </w:p>
        </w:tc>
        <w:tc>
          <w:tcPr>
            <w:tcW w:w="0" w:type="auto"/>
          </w:tcPr>
          <w:p w14:paraId="5D47B2B1" w14:textId="77777777" w:rsidR="007A546C" w:rsidRDefault="00000000">
            <w:pPr>
              <w:pStyle w:val="Compact"/>
            </w:pPr>
            <w:r>
              <w:t>92,879 diagnostic colonoscopies, 2,496 endoscopists (one national analysis, Q1 2019)</w:t>
            </w:r>
          </w:p>
        </w:tc>
        <w:tc>
          <w:tcPr>
            <w:tcW w:w="0" w:type="auto"/>
          </w:tcPr>
          <w:p w14:paraId="7A5322DE" w14:textId="77777777" w:rsidR="007A546C" w:rsidRDefault="00000000">
            <w:pPr>
              <w:pStyle w:val="Compact"/>
            </w:pPr>
            <w:r>
              <w:t>Automated real-time capture; basis for the APRIQOT cluster-randomized KPI-feedback trial</w:t>
            </w:r>
          </w:p>
        </w:tc>
      </w:tr>
      <w:tr w:rsidR="007A546C" w14:paraId="17AA40A6" w14:textId="77777777">
        <w:tc>
          <w:tcPr>
            <w:tcW w:w="0" w:type="auto"/>
          </w:tcPr>
          <w:p w14:paraId="27A96FBE" w14:textId="77777777" w:rsidR="007A546C" w:rsidRDefault="00000000">
            <w:pPr>
              <w:pStyle w:val="Compact"/>
            </w:pPr>
            <w:r>
              <w:t>New Hampshire Colonoscopy Registry (NHCR)</w:t>
            </w:r>
          </w:p>
        </w:tc>
        <w:tc>
          <w:tcPr>
            <w:tcW w:w="0" w:type="auto"/>
          </w:tcPr>
          <w:p w14:paraId="212E9B04" w14:textId="77777777" w:rsidR="007A546C" w:rsidRDefault="00000000">
            <w:pPr>
              <w:pStyle w:val="Compact"/>
            </w:pPr>
            <w:r>
              <w:t>New Hampshire, USA, multi-site</w:t>
            </w:r>
          </w:p>
        </w:tc>
        <w:tc>
          <w:tcPr>
            <w:tcW w:w="0" w:type="auto"/>
          </w:tcPr>
          <w:p w14:paraId="115A80EF" w14:textId="77777777" w:rsidR="007A546C" w:rsidRDefault="00000000">
            <w:pPr>
              <w:pStyle w:val="Compact"/>
            </w:pPr>
            <w:r>
              <w:t>115,762 patients with an index colonoscopy (one recent cohort)</w:t>
            </w:r>
          </w:p>
        </w:tc>
        <w:tc>
          <w:tcPr>
            <w:tcW w:w="0" w:type="auto"/>
          </w:tcPr>
          <w:p w14:paraId="3927AC41" w14:textId="77777777" w:rsidR="007A546C" w:rsidRDefault="00000000">
            <w:pPr>
              <w:pStyle w:val="Compact"/>
            </w:pPr>
            <w:r>
              <w:t>Prospective, site-federated registry; ongoing colonoscopy-quality and neoplasia research</w:t>
            </w:r>
          </w:p>
        </w:tc>
      </w:tr>
    </w:tbl>
    <w:p w14:paraId="7A543E37" w14:textId="77777777" w:rsidR="007A546C" w:rsidRDefault="00000000">
      <w:pPr>
        <w:pStyle w:val="Textkrper"/>
      </w:pPr>
      <w:r>
        <w:t xml:space="preserve">Supplementary Figure S1. Overview of the implemented DbInterface data class. The Pydantic based DbInterface class is the center of the LXDM framework. When initialized, it stores a “KnowledgeBase” (green) and “Ledger” (blue) object. The KnowledgeBase contains generic objects and their relationship (e.g., Examination “gastroscopy” is related to Findings like “polyp”; green arrows). The Ledger contains patient related data (e.g., Patient X is related to the PatientExamination Y, blue arrows). Patient related objects reference entries in the KnowledgeBase (e.g., PatientExamination Y points to Examination “gastroscopy”). Instantiation of patient records is limited by the relationships between the corresponding KnowledgeBase objects (e.g., PatientExamination Y points to Examination </w:t>
      </w:r>
      <w:r>
        <w:lastRenderedPageBreak/>
        <w:t>“gastroscopy”; related PatientFindings can only reference Findings in the KnowledgeBase which are related to “gastroscopy”).</w:t>
      </w:r>
    </w:p>
    <w:p w14:paraId="2AA8C488" w14:textId="77777777" w:rsidR="007A546C" w:rsidRDefault="00000000">
      <w:pPr>
        <w:pStyle w:val="Textkrper"/>
      </w:pPr>
      <w:r>
        <w:t>Supplementary Figure S2. Structure of KnowledgeBaseConfig files. The KnowledgeBase is instantiated by importing KnowledgeBaseConfig files. These define name, version, dependencies and locations of data fixtures to load (A). The sample implementation (star_upper_gi, version 0.1.0) references another configuration module containing units (“lx_units”) and declares the file locations of data fixtures.</w:t>
      </w:r>
    </w:p>
    <w:p w14:paraId="2AE5412D" w14:textId="77777777" w:rsidR="007A546C" w:rsidRDefault="00000000">
      <w:pPr>
        <w:pStyle w:val="Textkrper"/>
      </w:pPr>
      <w:r>
        <w:t xml:space="preserve">Supplementary Figure S3. Demonstration of implemented </w:t>
      </w:r>
      <w:r>
        <w:rPr>
          <w:i/>
          <w:iCs/>
        </w:rPr>
        <w:t>KnowledgeBase</w:t>
      </w:r>
      <w:r>
        <w:t xml:space="preserve"> data fixtures for classification of polyps using the Paris classification. (a) Data fixture for the </w:t>
      </w:r>
      <w:r>
        <w:rPr>
          <w:i/>
          <w:iCs/>
        </w:rPr>
        <w:t>Examination</w:t>
      </w:r>
      <w:r>
        <w:t xml:space="preserve"> model defining the “star_upper_gi_endoscopy”. The attribute “findings” defines related </w:t>
      </w:r>
      <w:r>
        <w:rPr>
          <w:i/>
          <w:iCs/>
        </w:rPr>
        <w:t>Finding</w:t>
      </w:r>
      <w:r>
        <w:t xml:space="preserve"> objects as a list of unique name identifiers; for example, polyp (green box). (b) Data fixture for the </w:t>
      </w:r>
      <w:r>
        <w:rPr>
          <w:i/>
          <w:iCs/>
        </w:rPr>
        <w:t>Finding</w:t>
      </w:r>
      <w:r>
        <w:t xml:space="preserve"> model defining the “star_upper_gi_polyp” object. The attribute “classifications” defines related </w:t>
      </w:r>
      <w:r>
        <w:rPr>
          <w:i/>
          <w:iCs/>
        </w:rPr>
        <w:t>Classification</w:t>
      </w:r>
      <w:r>
        <w:t xml:space="preserve"> objects as a list of unique name identifiers; for example, “star_upper_gi_lesion_paris” (green box). (c) Data fixture for the </w:t>
      </w:r>
      <w:r>
        <w:rPr>
          <w:i/>
          <w:iCs/>
        </w:rPr>
        <w:t>Classification</w:t>
      </w:r>
      <w:r>
        <w:t xml:space="preserve"> model defining the “star_upper_gi_lesion_paris” object. The attribute “classification_choices” defines related </w:t>
      </w:r>
      <w:r>
        <w:rPr>
          <w:i/>
          <w:iCs/>
        </w:rPr>
        <w:t>ClassificationChoice</w:t>
      </w:r>
      <w:r>
        <w:t xml:space="preserve"> objects as a list of name identifiers; for example, “star_upper_gi_paris_Is”. (d) Data fixtures for the </w:t>
      </w:r>
      <w:r>
        <w:rPr>
          <w:i/>
          <w:iCs/>
        </w:rPr>
        <w:t>ClassificationChoice</w:t>
      </w:r>
      <w:r>
        <w:t xml:space="preserve"> objects required by the “star_upper_gi_lesion_paris” </w:t>
      </w:r>
      <w:r>
        <w:rPr>
          <w:i/>
          <w:iCs/>
        </w:rPr>
        <w:t>Classification</w:t>
      </w:r>
      <w:r>
        <w:t xml:space="preserve"> object.</w:t>
      </w:r>
      <w:bookmarkEnd w:id="63"/>
    </w:p>
    <w:sectPr w:rsidR="007A546C">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Thomas L." w:date="2026-09-05T02:31:00Z" w:initials="TL">
    <w:p w14:paraId="74D97ED9" w14:textId="77777777" w:rsidR="00BE6F9C" w:rsidRDefault="00BE6F9C" w:rsidP="00BE6F9C">
      <w:pPr>
        <w:pStyle w:val="Kommentartext"/>
      </w:pPr>
      <w:r>
        <w:rPr>
          <w:rStyle w:val="Kommentarzeichen"/>
        </w:rPr>
        <w:annotationRef/>
      </w:r>
      <w:r>
        <w:t>Move to results</w:t>
      </w:r>
    </w:p>
  </w:comment>
  <w:comment w:id="3" w:author="Thomas L." w:date="2026-09-05T02:34:00Z" w:initials="TL">
    <w:p w14:paraId="319A28B1" w14:textId="77777777" w:rsidR="00BE6F9C" w:rsidRDefault="00BE6F9C" w:rsidP="00BE6F9C">
      <w:pPr>
        <w:pStyle w:val="Kommentartext"/>
      </w:pPr>
      <w:r>
        <w:rPr>
          <w:rStyle w:val="Kommentarzeichen"/>
        </w:rPr>
        <w:annotationRef/>
      </w:r>
      <w:r>
        <w:t>specify</w:t>
      </w:r>
    </w:p>
  </w:comment>
  <w:comment w:id="15" w:author="Peter Kowalczyk" w:date="2026-09-06T09:29:00Z" w:initials="PK">
    <w:p w14:paraId="77F2AC0C" w14:textId="77777777" w:rsidR="008A58E2" w:rsidRDefault="008A58E2" w:rsidP="008A58E2">
      <w:r>
        <w:rPr>
          <w:rStyle w:val="Kommentarzeichen"/>
        </w:rPr>
        <w:annotationRef/>
      </w:r>
      <w:r>
        <w:rPr>
          <w:sz w:val="20"/>
          <w:szCs w:val="20"/>
        </w:rPr>
        <w:t>Quellen?</w:t>
      </w:r>
    </w:p>
  </w:comment>
  <w:comment w:id="4" w:author="Thomas L." w:date="2026-09-05T02:35:00Z" w:initials="TL">
    <w:p w14:paraId="72EF2956" w14:textId="77777777" w:rsidR="00BE6F9C" w:rsidRDefault="00BE6F9C" w:rsidP="00BE6F9C">
      <w:pPr>
        <w:pStyle w:val="Kommentartext"/>
      </w:pPr>
      <w:r>
        <w:rPr>
          <w:rStyle w:val="Kommentarzeichen"/>
        </w:rPr>
        <w:annotationRef/>
      </w:r>
      <w:r>
        <w:t>Re-phrase to hypothesis, make sure ist mentioned in methods, and report as result</w:t>
      </w:r>
    </w:p>
  </w:comment>
  <w:comment w:id="29" w:author="Thomas L." w:date="2026-09-05T02:44:00Z" w:initials="TL">
    <w:p w14:paraId="4DCE5DD9" w14:textId="77777777" w:rsidR="00B20D5D" w:rsidRDefault="00B20D5D" w:rsidP="00B20D5D">
      <w:pPr>
        <w:pStyle w:val="Kommentartext"/>
      </w:pPr>
      <w:r>
        <w:rPr>
          <w:rStyle w:val="Kommentarzeichen"/>
        </w:rPr>
        <w:annotationRef/>
      </w:r>
      <w:r>
        <w:t>Improve readability</w:t>
      </w:r>
    </w:p>
  </w:comment>
  <w:comment w:id="32" w:author="Peter Kowalczyk" w:date="2026-09-06T09:49:00Z" w:initials="PK">
    <w:p w14:paraId="7A7D916F" w14:textId="77777777" w:rsidR="00B81CA0" w:rsidRDefault="00B81CA0" w:rsidP="00B81CA0">
      <w:r>
        <w:rPr>
          <w:rStyle w:val="Kommentarzeichen"/>
        </w:rPr>
        <w:annotationRef/>
      </w:r>
      <w:r>
        <w:rPr>
          <w:sz w:val="20"/>
          <w:szCs w:val="20"/>
        </w:rPr>
        <w:t>warum schreiben wir oben bei den ersten Ergebnissen in der Einleitung von 206, wenn es eigentlich als Basis nur 196 sind?</w:t>
      </w:r>
    </w:p>
  </w:comment>
  <w:comment w:id="36" w:author="Thomas L." w:date="2026-09-05T02:55:00Z" w:initials="TL">
    <w:p w14:paraId="674CF72A" w14:textId="77777777" w:rsidR="00FD6F2A" w:rsidRDefault="00FD6F2A" w:rsidP="00FD6F2A">
      <w:pPr>
        <w:pStyle w:val="Kommentartext"/>
      </w:pPr>
      <w:r>
        <w:rPr>
          <w:rStyle w:val="Kommentarzeichen"/>
        </w:rPr>
        <w:annotationRef/>
      </w:r>
      <w:r>
        <w:t>Change when final</w:t>
      </w:r>
    </w:p>
  </w:comment>
  <w:comment w:id="38" w:author="Thomas L." w:date="2026-09-05T03:13:00Z" w:initials="TL">
    <w:p w14:paraId="20807BE6" w14:textId="77777777" w:rsidR="009B051F" w:rsidRDefault="009B051F" w:rsidP="009B051F">
      <w:pPr>
        <w:pStyle w:val="Kommentartext"/>
      </w:pPr>
      <w:r>
        <w:rPr>
          <w:rStyle w:val="Kommentarzeichen"/>
        </w:rPr>
        <w:annotationRef/>
      </w:r>
      <w:r>
        <w:t>Validate</w:t>
      </w:r>
    </w:p>
  </w:comment>
  <w:comment w:id="39" w:author="Thomas L." w:date="2026-09-05T03:14:00Z" w:initials="TL">
    <w:p w14:paraId="533EBBF5" w14:textId="77777777" w:rsidR="009B051F" w:rsidRDefault="009B051F" w:rsidP="009B051F">
      <w:pPr>
        <w:pStyle w:val="Kommentartext"/>
      </w:pPr>
      <w:r>
        <w:rPr>
          <w:rStyle w:val="Kommentarzeichen"/>
        </w:rPr>
        <w:annotationRef/>
      </w:r>
      <w:r>
        <w:t>@max: update: wir haben ja manuell validiert oder?</w:t>
      </w:r>
    </w:p>
  </w:comment>
  <w:comment w:id="41" w:author="Thomas L." w:date="2026-09-05T03:26:00Z" w:initials="TL">
    <w:p w14:paraId="14882252" w14:textId="77777777" w:rsidR="00C96A8B" w:rsidRDefault="00C96A8B" w:rsidP="00C96A8B">
      <w:pPr>
        <w:pStyle w:val="Kommentartext"/>
      </w:pPr>
      <w:r>
        <w:rPr>
          <w:rStyle w:val="Kommentarzeichen"/>
        </w:rPr>
        <w:annotationRef/>
      </w:r>
      <w:r>
        <w:t>Belongs to Examination or Examination Type?</w:t>
      </w:r>
    </w:p>
  </w:comment>
  <w:comment w:id="44" w:author="Thomas L." w:date="2026-09-05T04:37:00Z" w:initials="TL">
    <w:p w14:paraId="51ADD006" w14:textId="77777777" w:rsidR="004E777C" w:rsidRDefault="004E777C" w:rsidP="004E777C">
      <w:pPr>
        <w:pStyle w:val="Kommentartext"/>
      </w:pPr>
      <w:r>
        <w:rPr>
          <w:rStyle w:val="Kommentarzeichen"/>
        </w:rPr>
        <w:annotationRef/>
      </w:r>
      <w:r>
        <w:t>Angiodysplasia should be different and added separately</w:t>
      </w:r>
    </w:p>
  </w:comment>
  <w:comment w:id="47" w:author="Thomas L." w:date="2026-09-05T04:50:00Z" w:initials="TL">
    <w:p w14:paraId="682016F7" w14:textId="77777777" w:rsidR="004951BA" w:rsidRDefault="004951BA" w:rsidP="004951BA">
      <w:pPr>
        <w:pStyle w:val="Kommentartext"/>
      </w:pPr>
      <w:r>
        <w:rPr>
          <w:rStyle w:val="Kommentarzeichen"/>
        </w:rPr>
        <w:annotationRef/>
      </w:r>
      <w:r>
        <w:t>Change to other example approach:</w:t>
      </w:r>
    </w:p>
    <w:p w14:paraId="321DF259" w14:textId="77777777" w:rsidR="004951BA" w:rsidRDefault="004951BA" w:rsidP="004951BA">
      <w:pPr>
        <w:pStyle w:val="Kommentartext"/>
      </w:pPr>
    </w:p>
    <w:p w14:paraId="41E71A65" w14:textId="77777777" w:rsidR="004951BA" w:rsidRDefault="004951BA" w:rsidP="004951BA">
      <w:pPr>
        <w:pStyle w:val="Kommentartext"/>
        <w:ind w:left="300"/>
      </w:pPr>
      <w:r>
        <w:t>Numeric values may be mapped to all classifications</w:t>
      </w:r>
    </w:p>
    <w:p w14:paraId="0EAD052B" w14:textId="77777777" w:rsidR="004951BA" w:rsidRDefault="004951BA" w:rsidP="004951BA">
      <w:pPr>
        <w:pStyle w:val="Kommentartext"/>
        <w:ind w:left="300"/>
      </w:pPr>
      <w:r>
        <w:t>In certain constellations, mapping between categorical classifications without underlying numeric values is possible: in this example the more specific classification can be mapped to the coarse one since specific categories can be grouped to match coarse categories exactly</w:t>
      </w:r>
    </w:p>
  </w:comment>
  <w:comment w:id="48" w:author="Thomas L." w:date="2026-09-05T04:50:00Z" w:initials="TL">
    <w:p w14:paraId="584C0F11" w14:textId="77777777" w:rsidR="004951BA" w:rsidRDefault="004951BA" w:rsidP="004951BA">
      <w:pPr>
        <w:pStyle w:val="Kommentartext"/>
      </w:pPr>
      <w:r>
        <w:rPr>
          <w:rStyle w:val="Kommentarzeichen"/>
        </w:rPr>
        <w:annotationRef/>
      </w:r>
      <w:r>
        <w:t>To table and paragraph below Table</w:t>
      </w:r>
    </w:p>
  </w:comment>
  <w:comment w:id="49" w:author="Thomas L." w:date="2026-09-05T04:51:00Z" w:initials="TL">
    <w:p w14:paraId="78F6BED6" w14:textId="77777777" w:rsidR="004951BA" w:rsidRDefault="004951BA" w:rsidP="004951BA">
      <w:pPr>
        <w:pStyle w:val="Kommentartext"/>
      </w:pPr>
      <w:r>
        <w:rPr>
          <w:rStyle w:val="Kommentarzeichen"/>
        </w:rPr>
        <w:annotationRef/>
      </w:r>
      <w:r>
        <w:t>Discussion should emphasize how numeric values are better since mapping is easier</w:t>
      </w:r>
    </w:p>
  </w:comment>
  <w:comment w:id="50" w:author="Thomas L." w:date="2026-09-05T04:53:00Z" w:initials="TL">
    <w:p w14:paraId="142903D0" w14:textId="77777777" w:rsidR="004951BA" w:rsidRDefault="004951BA" w:rsidP="004951BA">
      <w:pPr>
        <w:pStyle w:val="Kommentartext"/>
      </w:pPr>
      <w:r>
        <w:rPr>
          <w:rStyle w:val="Kommentarzeichen"/>
        </w:rPr>
        <w:annotationRef/>
      </w:r>
      <w:r>
        <w:t>Other example is location:</w:t>
      </w:r>
      <w:r>
        <w:br/>
        <w:t>fine granular (cecum, C. asc,, right flexure, C. transversum, left flexure, c. desc., sigma, rectum) can be mapped to left hemicolon, right hemicolon, rectum). Anyhow, this requires consistent definition of edge cases (for size: which category does 5mm and 10mm belong to; for location: is left flexure part of left or right hemicolon?)</w:t>
      </w:r>
    </w:p>
  </w:comment>
  <w:comment w:id="52" w:author="Thomas L." w:date="2026-09-05T04:54:00Z" w:initials="TL">
    <w:p w14:paraId="1397A31C" w14:textId="77777777" w:rsidR="004951BA" w:rsidRDefault="004951BA" w:rsidP="004951BA">
      <w:pPr>
        <w:pStyle w:val="Kommentartext"/>
      </w:pPr>
      <w:r>
        <w:rPr>
          <w:rStyle w:val="Kommentarzeichen"/>
        </w:rPr>
        <w:annotationRef/>
      </w:r>
      <w:r>
        <w:t>verify</w:t>
      </w:r>
    </w:p>
  </w:comment>
  <w:comment w:id="66" w:author="Thomas L." w:date="2026-09-05T02:44:00Z" w:initials="TL">
    <w:p w14:paraId="76D245F8" w14:textId="77777777" w:rsidR="00B81CA0" w:rsidRDefault="00B81CA0" w:rsidP="00B20D5D">
      <w:pPr>
        <w:pStyle w:val="Kommentartext"/>
      </w:pPr>
      <w:r>
        <w:rPr>
          <w:rStyle w:val="Kommentarzeichen"/>
        </w:rPr>
        <w:annotationRef/>
      </w:r>
      <w:r>
        <w:t>Improve readability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D97ED9" w15:done="0"/>
  <w15:commentEx w15:paraId="319A28B1" w15:done="0"/>
  <w15:commentEx w15:paraId="77F2AC0C" w15:done="0"/>
  <w15:commentEx w15:paraId="72EF2956" w15:done="0"/>
  <w15:commentEx w15:paraId="4DCE5DD9" w15:done="0"/>
  <w15:commentEx w15:paraId="7A7D916F" w15:done="0"/>
  <w15:commentEx w15:paraId="674CF72A" w15:done="0"/>
  <w15:commentEx w15:paraId="20807BE6" w15:done="0"/>
  <w15:commentEx w15:paraId="533EBBF5" w15:done="0"/>
  <w15:commentEx w15:paraId="14882252" w15:done="0"/>
  <w15:commentEx w15:paraId="51ADD006" w15:done="0"/>
  <w15:commentEx w15:paraId="0EAD052B" w15:done="0"/>
  <w15:commentEx w15:paraId="584C0F11" w15:paraIdParent="0EAD052B" w15:done="0"/>
  <w15:commentEx w15:paraId="78F6BED6" w15:paraIdParent="0EAD052B" w15:done="0"/>
  <w15:commentEx w15:paraId="142903D0" w15:paraIdParent="0EAD052B" w15:done="0"/>
  <w15:commentEx w15:paraId="1397A31C" w15:done="0"/>
  <w15:commentEx w15:paraId="76D245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55B48F" w16cex:dateUtc="2026-09-05T00:31:00Z"/>
  <w16cex:commentExtensible w16cex:durableId="2991BFF4" w16cex:dateUtc="2026-09-05T00:34:00Z"/>
  <w16cex:commentExtensible w16cex:durableId="76CC835A" w16cex:dateUtc="2026-09-06T07:29:00Z"/>
  <w16cex:commentExtensible w16cex:durableId="45FAF0BB" w16cex:dateUtc="2026-09-05T00:35:00Z"/>
  <w16cex:commentExtensible w16cex:durableId="5A15A0ED" w16cex:dateUtc="2026-09-05T00:44:00Z"/>
  <w16cex:commentExtensible w16cex:durableId="0425AFDB" w16cex:dateUtc="2026-09-06T07:49:00Z"/>
  <w16cex:commentExtensible w16cex:durableId="3DE480A7" w16cex:dateUtc="2026-09-05T00:55:00Z"/>
  <w16cex:commentExtensible w16cex:durableId="040934D7" w16cex:dateUtc="2026-09-05T01:13:00Z"/>
  <w16cex:commentExtensible w16cex:durableId="1B639AC7" w16cex:dateUtc="2026-09-05T01:14:00Z"/>
  <w16cex:commentExtensible w16cex:durableId="5C3C7942" w16cex:dateUtc="2026-09-05T01:26:00Z"/>
  <w16cex:commentExtensible w16cex:durableId="38271FE7" w16cex:dateUtc="2026-09-05T02:37:00Z"/>
  <w16cex:commentExtensible w16cex:durableId="46688AC4" w16cex:dateUtc="2026-09-05T02:50:00Z"/>
  <w16cex:commentExtensible w16cex:durableId="7DED71C1" w16cex:dateUtc="2026-09-05T02:50:00Z"/>
  <w16cex:commentExtensible w16cex:durableId="3FA69FBC" w16cex:dateUtc="2026-09-05T02:51:00Z"/>
  <w16cex:commentExtensible w16cex:durableId="4428291E" w16cex:dateUtc="2026-09-05T02:53:00Z"/>
  <w16cex:commentExtensible w16cex:durableId="65BC54AA" w16cex:dateUtc="2026-09-05T02:54:00Z"/>
  <w16cex:commentExtensible w16cex:durableId="784FB2E6" w16cex:dateUtc="2026-09-05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D97ED9" w16cid:durableId="0B55B48F"/>
  <w16cid:commentId w16cid:paraId="319A28B1" w16cid:durableId="2991BFF4"/>
  <w16cid:commentId w16cid:paraId="77F2AC0C" w16cid:durableId="76CC835A"/>
  <w16cid:commentId w16cid:paraId="72EF2956" w16cid:durableId="45FAF0BB"/>
  <w16cid:commentId w16cid:paraId="4DCE5DD9" w16cid:durableId="5A15A0ED"/>
  <w16cid:commentId w16cid:paraId="7A7D916F" w16cid:durableId="0425AFDB"/>
  <w16cid:commentId w16cid:paraId="674CF72A" w16cid:durableId="3DE480A7"/>
  <w16cid:commentId w16cid:paraId="20807BE6" w16cid:durableId="040934D7"/>
  <w16cid:commentId w16cid:paraId="533EBBF5" w16cid:durableId="1B639AC7"/>
  <w16cid:commentId w16cid:paraId="14882252" w16cid:durableId="5C3C7942"/>
  <w16cid:commentId w16cid:paraId="51ADD006" w16cid:durableId="38271FE7"/>
  <w16cid:commentId w16cid:paraId="0EAD052B" w16cid:durableId="46688AC4"/>
  <w16cid:commentId w16cid:paraId="584C0F11" w16cid:durableId="7DED71C1"/>
  <w16cid:commentId w16cid:paraId="78F6BED6" w16cid:durableId="3FA69FBC"/>
  <w16cid:commentId w16cid:paraId="142903D0" w16cid:durableId="4428291E"/>
  <w16cid:commentId w16cid:paraId="1397A31C" w16cid:durableId="65BC54AA"/>
  <w16cid:commentId w16cid:paraId="76D245F8" w16cid:durableId="784FB2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102D35" w14:textId="77777777" w:rsidR="00B5208F" w:rsidRDefault="00B5208F">
      <w:pPr>
        <w:spacing w:after="0"/>
      </w:pPr>
      <w:r>
        <w:separator/>
      </w:r>
    </w:p>
  </w:endnote>
  <w:endnote w:type="continuationSeparator" w:id="0">
    <w:p w14:paraId="5DAA210C" w14:textId="77777777" w:rsidR="00B5208F" w:rsidRDefault="00B520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B82D90" w14:textId="77777777" w:rsidR="00B5208F" w:rsidRDefault="00B5208F">
      <w:r>
        <w:separator/>
      </w:r>
    </w:p>
  </w:footnote>
  <w:footnote w:type="continuationSeparator" w:id="0">
    <w:p w14:paraId="354A2586" w14:textId="77777777" w:rsidR="00B5208F" w:rsidRDefault="00B520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A1833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039009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homas L.">
    <w15:presenceInfo w15:providerId="Windows Live" w15:userId="2bca2df37ba7d408"/>
  </w15:person>
  <w15:person w15:author="Peter Kowalczyk">
    <w15:presenceInfo w15:providerId="AD" w15:userId="S::p.kowalczyk@paxray.com::fc463047-da98-424c-a627-91eead3ea84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FC68"/>
    <w:rsid w:val="00072A34"/>
    <w:rsid w:val="00146EC4"/>
    <w:rsid w:val="00390510"/>
    <w:rsid w:val="004951BA"/>
    <w:rsid w:val="004B5850"/>
    <w:rsid w:val="004E777C"/>
    <w:rsid w:val="0055FC68"/>
    <w:rsid w:val="007A546C"/>
    <w:rsid w:val="0080660A"/>
    <w:rsid w:val="00896E39"/>
    <w:rsid w:val="008A58E2"/>
    <w:rsid w:val="009B051F"/>
    <w:rsid w:val="00B20D5D"/>
    <w:rsid w:val="00B5208F"/>
    <w:rsid w:val="00B81CA0"/>
    <w:rsid w:val="00BE6F9C"/>
    <w:rsid w:val="00C96A8B"/>
    <w:rsid w:val="00F84849"/>
    <w:rsid w:val="00FD39AF"/>
    <w:rsid w:val="00FD6F2A"/>
    <w:rsid w:val="05770FBC"/>
    <w:rsid w:val="05973E42"/>
    <w:rsid w:val="0927DB94"/>
    <w:rsid w:val="09E6D3EB"/>
    <w:rsid w:val="0D8EDC29"/>
    <w:rsid w:val="0F5B431F"/>
    <w:rsid w:val="155E77FE"/>
    <w:rsid w:val="1573563E"/>
    <w:rsid w:val="174E3CD0"/>
    <w:rsid w:val="17992D5A"/>
    <w:rsid w:val="2E6813CC"/>
    <w:rsid w:val="2F59A3E2"/>
    <w:rsid w:val="31EABAC6"/>
    <w:rsid w:val="35BDB972"/>
    <w:rsid w:val="39B1C524"/>
    <w:rsid w:val="409053DF"/>
    <w:rsid w:val="43A86489"/>
    <w:rsid w:val="44272E4B"/>
    <w:rsid w:val="4B406873"/>
    <w:rsid w:val="516CD0B1"/>
    <w:rsid w:val="5563AF48"/>
    <w:rsid w:val="5699715E"/>
    <w:rsid w:val="5E227D1A"/>
    <w:rsid w:val="60070AF3"/>
    <w:rsid w:val="608EF538"/>
    <w:rsid w:val="60FA93EA"/>
    <w:rsid w:val="6187375E"/>
    <w:rsid w:val="62AD5564"/>
    <w:rsid w:val="6540D7DC"/>
    <w:rsid w:val="680B6FB6"/>
    <w:rsid w:val="6A29685C"/>
    <w:rsid w:val="6F2E6CD9"/>
    <w:rsid w:val="71AF1A1D"/>
    <w:rsid w:val="7417BB63"/>
    <w:rsid w:val="7707AEE2"/>
    <w:rsid w:val="776EFB29"/>
    <w:rsid w:val="7A38D603"/>
    <w:rsid w:val="7E49AA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2417"/>
  <w15:docId w15:val="{F1052946-8E51-470C-9C43-5F64AA4F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pPr>
      <w:tabs>
        <w:tab w:val="left" w:pos="504"/>
      </w:tabs>
      <w:spacing w:after="0" w:line="480" w:lineRule="auto"/>
      <w:ind w:left="504" w:hanging="504"/>
    </w:p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Kommentarzeichen">
    <w:name w:val="annotation reference"/>
    <w:basedOn w:val="Absatz-Standardschriftart"/>
    <w:rsid w:val="00BE6F9C"/>
    <w:rPr>
      <w:sz w:val="16"/>
      <w:szCs w:val="16"/>
    </w:rPr>
  </w:style>
  <w:style w:type="paragraph" w:styleId="Kommentartext">
    <w:name w:val="annotation text"/>
    <w:basedOn w:val="Standard"/>
    <w:link w:val="KommentartextZchn"/>
    <w:rsid w:val="00BE6F9C"/>
    <w:rPr>
      <w:sz w:val="20"/>
      <w:szCs w:val="20"/>
    </w:rPr>
  </w:style>
  <w:style w:type="character" w:customStyle="1" w:styleId="KommentartextZchn">
    <w:name w:val="Kommentartext Zchn"/>
    <w:basedOn w:val="Absatz-Standardschriftart"/>
    <w:link w:val="Kommentartext"/>
    <w:rsid w:val="00BE6F9C"/>
    <w:rPr>
      <w:sz w:val="20"/>
      <w:szCs w:val="20"/>
    </w:rPr>
  </w:style>
  <w:style w:type="paragraph" w:styleId="Kommentarthema">
    <w:name w:val="annotation subject"/>
    <w:basedOn w:val="Kommentartext"/>
    <w:next w:val="Kommentartext"/>
    <w:link w:val="KommentarthemaZchn"/>
    <w:rsid w:val="00BE6F9C"/>
    <w:rPr>
      <w:b/>
      <w:bCs/>
    </w:rPr>
  </w:style>
  <w:style w:type="character" w:customStyle="1" w:styleId="KommentarthemaZchn">
    <w:name w:val="Kommentarthema Zchn"/>
    <w:basedOn w:val="KommentartextZchn"/>
    <w:link w:val="Kommentarthema"/>
    <w:rsid w:val="00BE6F9C"/>
    <w:rPr>
      <w:b/>
      <w:bCs/>
      <w:sz w:val="20"/>
      <w:szCs w:val="20"/>
    </w:rPr>
  </w:style>
  <w:style w:type="paragraph" w:styleId="berarbeitung">
    <w:name w:val="Revision"/>
    <w:hidden/>
    <w:rsid w:val="008A58E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wg-lux/lx-data-models"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mailto:lux_t1@ukw.de" TargetMode="External"/><Relationship Id="rId12" Type="http://schemas.openxmlformats.org/officeDocument/2006/relationships/hyperlink" Target="https://pypi.org/project/lx-dtyp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55/2013/145894"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s://doi.org/10.1055/a-1950-5694"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github.com/wg-lux/lx-data-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15486</Words>
  <Characters>97563</Characters>
  <Application>Microsoft Office Word</Application>
  <DocSecurity>0</DocSecurity>
  <Lines>813</Lines>
  <Paragraphs>225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Peter Kowalczyk</cp:lastModifiedBy>
  <cp:revision>5</cp:revision>
  <dcterms:created xsi:type="dcterms:W3CDTF">2026-09-04T02:04:00Z</dcterms:created>
  <dcterms:modified xsi:type="dcterms:W3CDTF">2026-09-06T07:51:00Z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id="lTy0Lmlf"/&gt;&lt;style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